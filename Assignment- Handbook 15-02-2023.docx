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B0688D" w14:paraId="2D92AA76" w14:textId="77777777" w:rsidTr="00B0688D">
        <w:trPr>
          <w:trHeight w:val="1771"/>
        </w:trPr>
        <w:tc>
          <w:tcPr>
            <w:tcW w:w="7240" w:type="dxa"/>
            <w:tcBorders>
              <w:top w:val="nil"/>
              <w:left w:val="nil"/>
              <w:bottom w:val="nil"/>
              <w:right w:val="nil"/>
            </w:tcBorders>
          </w:tcPr>
          <w:bookmarkStart w:id="0" w:name="_Hlk127368393"/>
          <w:bookmarkEnd w:id="0"/>
          <w:p w14:paraId="01DA44EB" w14:textId="77777777" w:rsidR="00B0688D" w:rsidRDefault="00B0688D" w:rsidP="007057F4">
            <w:r>
              <w:rPr>
                <w:noProof/>
              </w:rPr>
              <mc:AlternateContent>
                <mc:Choice Requires="wps">
                  <w:drawing>
                    <wp:inline distT="0" distB="0" distL="0" distR="0" wp14:anchorId="61B31D83" wp14:editId="7C3B3296">
                      <wp:extent cx="6461760" cy="2721429"/>
                      <wp:effectExtent l="0" t="0" r="0" b="3175"/>
                      <wp:docPr id="8" name="Text Box 8"/>
                      <wp:cNvGraphicFramePr/>
                      <a:graphic xmlns:a="http://schemas.openxmlformats.org/drawingml/2006/main">
                        <a:graphicData uri="http://schemas.microsoft.com/office/word/2010/wordprocessingShape">
                          <wps:wsp>
                            <wps:cNvSpPr txBox="1"/>
                            <wps:spPr>
                              <a:xfrm>
                                <a:off x="0" y="0"/>
                                <a:ext cx="6461760" cy="2721429"/>
                              </a:xfrm>
                              <a:prstGeom prst="rect">
                                <a:avLst/>
                              </a:prstGeom>
                              <a:noFill/>
                              <a:ln w="6350">
                                <a:noFill/>
                              </a:ln>
                            </wps:spPr>
                            <wps:txbx>
                              <w:txbxContent>
                                <w:p w14:paraId="44971459" w14:textId="1DEE4A1D" w:rsidR="00735AA0" w:rsidRPr="00735AA0" w:rsidRDefault="00B57412" w:rsidP="002E0194">
                                  <w:pPr>
                                    <w:pStyle w:val="Title"/>
                                    <w:rPr>
                                      <w:lang w:val="en-GB"/>
                                    </w:rPr>
                                  </w:pPr>
                                  <w:r>
                                    <w:rPr>
                                      <w:lang w:val="en-GB"/>
                                    </w:rPr>
                                    <w:t>Data</w:t>
                                  </w:r>
                                  <w:r w:rsidR="00735AA0">
                                    <w:rPr>
                                      <w:lang w:val="en-GB"/>
                                    </w:rPr>
                                    <w:t xml:space="preserve"> </w:t>
                                  </w:r>
                                  <w:r>
                                    <w:rPr>
                                      <w:lang w:val="en-GB"/>
                                    </w:rPr>
                                    <w:t>Analysis</w:t>
                                  </w:r>
                                  <w:r w:rsidR="00735AA0" w:rsidRPr="00735AA0">
                                    <w:t xml:space="preserve"> </w:t>
                                  </w:r>
                                </w:p>
                                <w:p w14:paraId="4DFA0CCD" w14:textId="77777777" w:rsidR="00981B1E" w:rsidRDefault="00981B1E" w:rsidP="002E0194">
                                  <w:pPr>
                                    <w:pStyle w:val="Title"/>
                                    <w:rPr>
                                      <w:rFonts w:ascii="Arial" w:hAnsi="Arial" w:cs="Arial"/>
                                      <w:b w:val="0"/>
                                      <w:bCs/>
                                      <w:sz w:val="48"/>
                                      <w:szCs w:val="48"/>
                                      <w:lang w:val="en-GB"/>
                                    </w:rPr>
                                  </w:pPr>
                                </w:p>
                                <w:p w14:paraId="4EF476B3" w14:textId="7D4EAAC4" w:rsidR="00735AA0" w:rsidRPr="00634DB5" w:rsidRDefault="002213A5" w:rsidP="002E0194">
                                  <w:pPr>
                                    <w:pStyle w:val="Title"/>
                                    <w:rPr>
                                      <w:rFonts w:ascii="Arial" w:hAnsi="Arial" w:cs="Arial"/>
                                      <w:b w:val="0"/>
                                      <w:bCs/>
                                      <w:sz w:val="48"/>
                                      <w:szCs w:val="48"/>
                                      <w:lang w:val="en-GB"/>
                                    </w:rPr>
                                  </w:pPr>
                                  <w:r>
                                    <w:rPr>
                                      <w:rFonts w:ascii="Arial" w:hAnsi="Arial" w:cs="Arial"/>
                                      <w:b w:val="0"/>
                                      <w:bCs/>
                                      <w:sz w:val="48"/>
                                      <w:szCs w:val="48"/>
                                      <w:lang w:val="en-GB"/>
                                    </w:rPr>
                                    <w:t xml:space="preserve">Study and Findings </w:t>
                                  </w:r>
                                </w:p>
                                <w:p w14:paraId="50E0C47E" w14:textId="77777777" w:rsidR="00981B1E" w:rsidRPr="00981B1E" w:rsidRDefault="00981B1E" w:rsidP="00981B1E">
                                  <w:pPr>
                                    <w:rPr>
                                      <w:rFonts w:ascii="Arial" w:hAnsi="Arial" w:cs="Arial"/>
                                      <w:b w:val="0"/>
                                      <w:bCs/>
                                      <w:color w:val="auto"/>
                                      <w:sz w:val="24"/>
                                      <w:szCs w:val="24"/>
                                      <w:lang w:val="en-GB"/>
                                    </w:rPr>
                                  </w:pPr>
                                  <w:r w:rsidRPr="00981B1E">
                                    <w:rPr>
                                      <w:rFonts w:ascii="Arial" w:hAnsi="Arial" w:cs="Arial"/>
                                      <w:b w:val="0"/>
                                      <w:bCs/>
                                      <w:color w:val="auto"/>
                                      <w:sz w:val="24"/>
                                      <w:szCs w:val="24"/>
                                      <w:lang w:val="en-GB"/>
                                    </w:rPr>
                                    <w:t>15-02-2023</w:t>
                                  </w:r>
                                </w:p>
                                <w:p w14:paraId="5FE6300B" w14:textId="77777777" w:rsidR="00735AA0" w:rsidRPr="00B57412" w:rsidRDefault="00735AA0" w:rsidP="002E0194">
                                  <w:pPr>
                                    <w:pStyle w:val="Title"/>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1B31D83" id="_x0000_t202" coordsize="21600,21600" o:spt="202" path="m,l,21600r21600,l21600,xe">
                      <v:stroke joinstyle="miter"/>
                      <v:path gradientshapeok="t" o:connecttype="rect"/>
                    </v:shapetype>
                    <v:shape id="Text Box 8" o:spid="_x0000_s1026" type="#_x0000_t202" style="width:508.8pt;height:21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" filled="f" stroked="f" strokeweight=".5pt">
                      <v:textbox>
                        <w:txbxContent>
                          <w:p w14:paraId="44971459" w14:textId="1DEE4A1D" w:rsidR="00735AA0" w:rsidRPr="00735AA0" w:rsidRDefault="00B57412" w:rsidP="002E0194">
                            <w:pPr>
                              <w:pStyle w:val="Title"/>
                              <w:rPr>
                                <w:lang w:val="en-GB"/>
                              </w:rPr>
                            </w:pPr>
                            <w:r>
                              <w:rPr>
                                <w:lang w:val="en-GB"/>
                              </w:rPr>
                              <w:t>Data</w:t>
                            </w:r>
                            <w:r w:rsidR="00735AA0">
                              <w:rPr>
                                <w:lang w:val="en-GB"/>
                              </w:rPr>
                              <w:t xml:space="preserve"> </w:t>
                            </w:r>
                            <w:r>
                              <w:rPr>
                                <w:lang w:val="en-GB"/>
                              </w:rPr>
                              <w:t>Analysis</w:t>
                            </w:r>
                            <w:r w:rsidR="00735AA0" w:rsidRPr="00735AA0">
                              <w:t xml:space="preserve"> </w:t>
                            </w:r>
                          </w:p>
                          <w:p w14:paraId="4DFA0CCD" w14:textId="77777777" w:rsidR="00981B1E" w:rsidRDefault="00981B1E" w:rsidP="002E0194">
                            <w:pPr>
                              <w:pStyle w:val="Title"/>
                              <w:rPr>
                                <w:rFonts w:ascii="Arial" w:hAnsi="Arial" w:cs="Arial"/>
                                <w:b w:val="0"/>
                                <w:bCs/>
                                <w:sz w:val="48"/>
                                <w:szCs w:val="48"/>
                                <w:lang w:val="en-GB"/>
                              </w:rPr>
                            </w:pPr>
                          </w:p>
                          <w:p w14:paraId="4EF476B3" w14:textId="7D4EAAC4" w:rsidR="00735AA0" w:rsidRPr="00634DB5" w:rsidRDefault="002213A5" w:rsidP="002E0194">
                            <w:pPr>
                              <w:pStyle w:val="Title"/>
                              <w:rPr>
                                <w:rFonts w:ascii="Arial" w:hAnsi="Arial" w:cs="Arial"/>
                                <w:b w:val="0"/>
                                <w:bCs/>
                                <w:sz w:val="48"/>
                                <w:szCs w:val="48"/>
                                <w:lang w:val="en-GB"/>
                              </w:rPr>
                            </w:pPr>
                            <w:r>
                              <w:rPr>
                                <w:rFonts w:ascii="Arial" w:hAnsi="Arial" w:cs="Arial"/>
                                <w:b w:val="0"/>
                                <w:bCs/>
                                <w:sz w:val="48"/>
                                <w:szCs w:val="48"/>
                                <w:lang w:val="en-GB"/>
                              </w:rPr>
                              <w:t xml:space="preserve">Study and Findings </w:t>
                            </w:r>
                          </w:p>
                          <w:p w14:paraId="50E0C47E" w14:textId="77777777" w:rsidR="00981B1E" w:rsidRPr="00981B1E" w:rsidRDefault="00981B1E" w:rsidP="00981B1E">
                            <w:pPr>
                              <w:rPr>
                                <w:rFonts w:ascii="Arial" w:hAnsi="Arial" w:cs="Arial"/>
                                <w:b w:val="0"/>
                                <w:bCs/>
                                <w:color w:val="auto"/>
                                <w:sz w:val="24"/>
                                <w:szCs w:val="24"/>
                                <w:lang w:val="en-GB"/>
                              </w:rPr>
                            </w:pPr>
                            <w:r w:rsidRPr="00981B1E">
                              <w:rPr>
                                <w:rFonts w:ascii="Arial" w:hAnsi="Arial" w:cs="Arial"/>
                                <w:b w:val="0"/>
                                <w:bCs/>
                                <w:color w:val="auto"/>
                                <w:sz w:val="24"/>
                                <w:szCs w:val="24"/>
                                <w:lang w:val="en-GB"/>
                              </w:rPr>
                              <w:t>15-02-2023</w:t>
                            </w:r>
                          </w:p>
                          <w:p w14:paraId="5FE6300B" w14:textId="77777777" w:rsidR="00735AA0" w:rsidRPr="00B57412" w:rsidRDefault="00735AA0" w:rsidP="002E0194">
                            <w:pPr>
                              <w:pStyle w:val="Title"/>
                              <w:rPr>
                                <w:lang w:val="en-GB"/>
                              </w:rPr>
                            </w:pP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9936"/>
      </w:tblGrid>
      <w:tr w:rsidR="00B0688D" w14:paraId="62C2AE4F" w14:textId="77777777" w:rsidTr="00B0688D">
        <w:trPr>
          <w:trHeight w:val="2043"/>
        </w:trPr>
        <w:tc>
          <w:tcPr>
            <w:tcW w:w="4572" w:type="dxa"/>
          </w:tcPr>
          <w:p w14:paraId="6EA24875" w14:textId="3EC10CB7" w:rsidR="00B0688D" w:rsidRDefault="00D57044" w:rsidP="007057F4">
            <w:r>
              <w:rPr>
                <w:noProof/>
              </w:rPr>
              <mc:AlternateContent>
                <mc:Choice Requires="wps">
                  <w:drawing>
                    <wp:inline distT="0" distB="0" distL="0" distR="0" wp14:anchorId="0A1E8A0B" wp14:editId="50A27CBF">
                      <wp:extent cx="6309360" cy="797812"/>
                      <wp:effectExtent l="0" t="0" r="0" b="2540"/>
                      <wp:docPr id="6" name="Text Box 6"/>
                      <wp:cNvGraphicFramePr/>
                      <a:graphic xmlns:a="http://schemas.openxmlformats.org/drawingml/2006/main">
                        <a:graphicData uri="http://schemas.microsoft.com/office/word/2010/wordprocessingShape">
                          <wps:wsp>
                            <wps:cNvSpPr txBox="1"/>
                            <wps:spPr>
                              <a:xfrm>
                                <a:off x="0" y="0"/>
                                <a:ext cx="6309360" cy="797812"/>
                              </a:xfrm>
                              <a:prstGeom prst="rect">
                                <a:avLst/>
                              </a:prstGeom>
                              <a:noFill/>
                              <a:ln w="6350">
                                <a:noFill/>
                              </a:ln>
                            </wps:spPr>
                            <wps:txbx>
                              <w:txbxContent>
                                <w:p w14:paraId="5A69E4FC" w14:textId="3CC0CCD8" w:rsidR="00D57044" w:rsidRDefault="00D57044" w:rsidP="00D57044">
                                  <w:pPr>
                                    <w:rPr>
                                      <w:rFonts w:ascii="Arial" w:hAnsi="Arial" w:cs="Arial"/>
                                      <w:color w:val="0065BA" w:themeColor="accent1" w:themeShade="BF"/>
                                      <w:sz w:val="48"/>
                                      <w:szCs w:val="48"/>
                                      <w:lang w:val="en-GB"/>
                                    </w:rPr>
                                  </w:pPr>
                                  <w:r w:rsidRPr="001260CF">
                                    <w:rPr>
                                      <w:rFonts w:ascii="Arial" w:hAnsi="Arial" w:cs="Arial"/>
                                      <w:color w:val="0065BA" w:themeColor="accent1" w:themeShade="BF"/>
                                      <w:sz w:val="48"/>
                                      <w:szCs w:val="48"/>
                                      <w:lang w:val="en-GB"/>
                                    </w:rPr>
                                    <w:t xml:space="preserve">Parisa Azimivahdat </w:t>
                                  </w:r>
                                </w:p>
                                <w:p w14:paraId="2B826C4B" w14:textId="77777777" w:rsidR="00D57044" w:rsidRPr="00B57412" w:rsidRDefault="00D57044" w:rsidP="00D57044">
                                  <w:pPr>
                                    <w:rPr>
                                      <w:rFonts w:asciiTheme="majorHAnsi" w:hAnsiTheme="majorHAnsi"/>
                                      <w:color w:val="0189F9" w:themeColor="accent1"/>
                                      <w:sz w:val="48"/>
                                      <w:szCs w:val="48"/>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A1E8A0B" id="Text Box 6" o:spid="_x0000_s1027" type="#_x0000_t202" style="width:496.8pt;height:6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" filled="f" stroked="f" strokeweight=".5pt">
                      <v:textbox>
                        <w:txbxContent>
                          <w:p w14:paraId="5A69E4FC" w14:textId="3CC0CCD8" w:rsidR="00D57044" w:rsidRDefault="00D57044" w:rsidP="00D57044">
                            <w:pPr>
                              <w:rPr>
                                <w:rFonts w:ascii="Arial" w:hAnsi="Arial" w:cs="Arial"/>
                                <w:color w:val="0065BA" w:themeColor="accent1" w:themeShade="BF"/>
                                <w:sz w:val="48"/>
                                <w:szCs w:val="48"/>
                                <w:lang w:val="en-GB"/>
                              </w:rPr>
                            </w:pPr>
                            <w:r w:rsidRPr="001260CF">
                              <w:rPr>
                                <w:rFonts w:ascii="Arial" w:hAnsi="Arial" w:cs="Arial"/>
                                <w:color w:val="0065BA" w:themeColor="accent1" w:themeShade="BF"/>
                                <w:sz w:val="48"/>
                                <w:szCs w:val="48"/>
                                <w:lang w:val="en-GB"/>
                              </w:rPr>
                              <w:t xml:space="preserve">Parisa Azimivahdat </w:t>
                            </w:r>
                          </w:p>
                          <w:p w14:paraId="2B826C4B" w14:textId="77777777" w:rsidR="00D57044" w:rsidRPr="00B57412" w:rsidRDefault="00D57044" w:rsidP="00D57044">
                            <w:pPr>
                              <w:rPr>
                                <w:rFonts w:asciiTheme="majorHAnsi" w:hAnsiTheme="majorHAnsi"/>
                                <w:color w:val="0189F9" w:themeColor="accent1"/>
                                <w:sz w:val="48"/>
                                <w:szCs w:val="48"/>
                                <w:lang w:val="en-GB"/>
                              </w:rPr>
                            </w:pPr>
                          </w:p>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796"/>
        <w:gridCol w:w="4554"/>
      </w:tblGrid>
      <w:tr w:rsidR="00B0688D" w14:paraId="03F37A8B" w14:textId="77777777" w:rsidTr="00D57044">
        <w:trPr>
          <w:trHeight w:val="1080"/>
        </w:trPr>
        <w:tc>
          <w:tcPr>
            <w:tcW w:w="5796" w:type="dxa"/>
            <w:vAlign w:val="center"/>
          </w:tcPr>
          <w:p w14:paraId="61A5E5A3" w14:textId="77777777" w:rsidR="00B0688D" w:rsidRDefault="00B0688D" w:rsidP="007057F4">
            <w:r>
              <w:rPr>
                <w:noProof/>
              </w:rPr>
              <mc:AlternateContent>
                <mc:Choice Requires="wps">
                  <w:drawing>
                    <wp:inline distT="0" distB="0" distL="0" distR="0" wp14:anchorId="365BEA8C" wp14:editId="36458B16">
                      <wp:extent cx="3680460" cy="899160"/>
                      <wp:effectExtent l="0" t="0" r="0" b="0"/>
                      <wp:docPr id="13" name="Text Box 13"/>
                      <wp:cNvGraphicFramePr/>
                      <a:graphic xmlns:a="http://schemas.openxmlformats.org/drawingml/2006/main">
                        <a:graphicData uri="http://schemas.microsoft.com/office/word/2010/wordprocessingShape">
                          <wps:wsp>
                            <wps:cNvSpPr txBox="1"/>
                            <wps:spPr>
                              <a:xfrm>
                                <a:off x="0" y="0"/>
                                <a:ext cx="3680460" cy="899160"/>
                              </a:xfrm>
                              <a:prstGeom prst="rect">
                                <a:avLst/>
                              </a:prstGeom>
                              <a:noFill/>
                              <a:ln w="6350">
                                <a:noFill/>
                              </a:ln>
                            </wps:spPr>
                            <wps:txbx>
                              <w:txbxContent>
                                <w:p w14:paraId="4D6477D3" w14:textId="77777777" w:rsidR="001260CF" w:rsidRDefault="001260CF" w:rsidP="004F2231">
                                  <w:pPr>
                                    <w:rPr>
                                      <w:sz w:val="16"/>
                                      <w:szCs w:val="16"/>
                                    </w:rPr>
                                  </w:pPr>
                                </w:p>
                                <w:p w14:paraId="4AC2D23E" w14:textId="77777777" w:rsidR="001260CF" w:rsidRDefault="001260CF" w:rsidP="004F2231">
                                  <w:pPr>
                                    <w:rPr>
                                      <w:sz w:val="16"/>
                                      <w:szCs w:val="16"/>
                                    </w:rPr>
                                  </w:pPr>
                                </w:p>
                                <w:p w14:paraId="701487C0" w14:textId="77777777" w:rsidR="001260CF" w:rsidRDefault="001260CF" w:rsidP="004F2231">
                                  <w:pPr>
                                    <w:rPr>
                                      <w:sz w:val="16"/>
                                      <w:szCs w:val="16"/>
                                    </w:rPr>
                                  </w:pPr>
                                </w:p>
                                <w:p w14:paraId="042BA1EC" w14:textId="5EA8BEAB" w:rsidR="00B0688D" w:rsidRPr="001260CF" w:rsidRDefault="00B57412" w:rsidP="004F2231">
                                  <w:pPr>
                                    <w:rPr>
                                      <w:rFonts w:ascii="Arial" w:hAnsi="Arial" w:cs="Arial"/>
                                      <w:sz w:val="16"/>
                                      <w:szCs w:val="16"/>
                                    </w:rPr>
                                  </w:pPr>
                                  <w:r w:rsidRPr="001260CF">
                                    <w:rPr>
                                      <w:rFonts w:ascii="Arial" w:hAnsi="Arial" w:cs="Arial"/>
                                      <w:sz w:val="16"/>
                                      <w:szCs w:val="16"/>
                                    </w:rPr>
                                    <w:t>Parisa Azimivahdat, Student</w:t>
                                  </w:r>
                                </w:p>
                                <w:p w14:paraId="18EFA045" w14:textId="450B4D41" w:rsidR="00B0688D" w:rsidRPr="001260CF" w:rsidRDefault="00B57412" w:rsidP="007057F4">
                                  <w:pPr>
                                    <w:rPr>
                                      <w:rFonts w:ascii="Arial" w:hAnsi="Arial" w:cs="Arial"/>
                                      <w:sz w:val="16"/>
                                      <w:szCs w:val="16"/>
                                    </w:rPr>
                                  </w:pPr>
                                  <w:r w:rsidRPr="001260CF">
                                    <w:rPr>
                                      <w:rFonts w:ascii="Arial" w:hAnsi="Arial" w:cs="Arial"/>
                                      <w:sz w:val="16"/>
                                      <w:szCs w:val="16"/>
                                    </w:rPr>
                                    <w:t>parisaAzimivahdat.bookcamp@justit.co.uk</w:t>
                                  </w:r>
                                </w:p>
                                <w:p w14:paraId="3BE4401F" w14:textId="77777777" w:rsidR="00B0688D" w:rsidRPr="001260CF" w:rsidRDefault="00B0688D" w:rsidP="007057F4">
                                  <w:pPr>
                                    <w:rPr>
                                      <w:sz w:val="16"/>
                                      <w:szCs w:val="16"/>
                                    </w:rPr>
                                  </w:pPr>
                                </w:p>
                                <w:p w14:paraId="3E7CC2EC" w14:textId="77777777" w:rsidR="00B0688D" w:rsidRPr="007057F4" w:rsidRDefault="00B0688D"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5BEA8C" id="Text Box 13" o:spid="_x0000_s1028" type="#_x0000_t202" style="width:289.8pt;height:7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" filled="f" stroked="f" strokeweight=".5pt">
                      <v:textbox>
                        <w:txbxContent>
                          <w:p w14:paraId="4D6477D3" w14:textId="77777777" w:rsidR="001260CF" w:rsidRDefault="001260CF" w:rsidP="004F2231">
                            <w:pPr>
                              <w:rPr>
                                <w:sz w:val="16"/>
                                <w:szCs w:val="16"/>
                              </w:rPr>
                            </w:pPr>
                          </w:p>
                          <w:p w14:paraId="4AC2D23E" w14:textId="77777777" w:rsidR="001260CF" w:rsidRDefault="001260CF" w:rsidP="004F2231">
                            <w:pPr>
                              <w:rPr>
                                <w:sz w:val="16"/>
                                <w:szCs w:val="16"/>
                              </w:rPr>
                            </w:pPr>
                          </w:p>
                          <w:p w14:paraId="701487C0" w14:textId="77777777" w:rsidR="001260CF" w:rsidRDefault="001260CF" w:rsidP="004F2231">
                            <w:pPr>
                              <w:rPr>
                                <w:sz w:val="16"/>
                                <w:szCs w:val="16"/>
                              </w:rPr>
                            </w:pPr>
                          </w:p>
                          <w:p w14:paraId="042BA1EC" w14:textId="5EA8BEAB" w:rsidR="00B0688D" w:rsidRPr="001260CF" w:rsidRDefault="00B57412" w:rsidP="004F2231">
                            <w:pPr>
                              <w:rPr>
                                <w:rFonts w:ascii="Arial" w:hAnsi="Arial" w:cs="Arial"/>
                                <w:sz w:val="16"/>
                                <w:szCs w:val="16"/>
                              </w:rPr>
                            </w:pPr>
                            <w:r w:rsidRPr="001260CF">
                              <w:rPr>
                                <w:rFonts w:ascii="Arial" w:hAnsi="Arial" w:cs="Arial"/>
                                <w:sz w:val="16"/>
                                <w:szCs w:val="16"/>
                              </w:rPr>
                              <w:t>Parisa Azimivahdat, Student</w:t>
                            </w:r>
                          </w:p>
                          <w:p w14:paraId="18EFA045" w14:textId="450B4D41" w:rsidR="00B0688D" w:rsidRPr="001260CF" w:rsidRDefault="00B57412" w:rsidP="007057F4">
                            <w:pPr>
                              <w:rPr>
                                <w:rFonts w:ascii="Arial" w:hAnsi="Arial" w:cs="Arial"/>
                                <w:sz w:val="16"/>
                                <w:szCs w:val="16"/>
                              </w:rPr>
                            </w:pPr>
                            <w:r w:rsidRPr="001260CF">
                              <w:rPr>
                                <w:rFonts w:ascii="Arial" w:hAnsi="Arial" w:cs="Arial"/>
                                <w:sz w:val="16"/>
                                <w:szCs w:val="16"/>
                              </w:rPr>
                              <w:t>parisaAzimivahdat.bookcamp@justit.co.uk</w:t>
                            </w:r>
                          </w:p>
                          <w:p w14:paraId="3BE4401F" w14:textId="77777777" w:rsidR="00B0688D" w:rsidRPr="001260CF" w:rsidRDefault="00B0688D" w:rsidP="007057F4">
                            <w:pPr>
                              <w:rPr>
                                <w:sz w:val="16"/>
                                <w:szCs w:val="16"/>
                              </w:rPr>
                            </w:pPr>
                          </w:p>
                          <w:p w14:paraId="3E7CC2EC" w14:textId="77777777" w:rsidR="00B0688D" w:rsidRPr="007057F4" w:rsidRDefault="00B0688D" w:rsidP="007057F4"/>
                        </w:txbxContent>
                      </v:textbox>
                      <w10:anchorlock/>
                    </v:shape>
                  </w:pict>
                </mc:Fallback>
              </mc:AlternateContent>
            </w:r>
          </w:p>
        </w:tc>
        <w:tc>
          <w:tcPr>
            <w:tcW w:w="4554" w:type="dxa"/>
            <w:vAlign w:val="center"/>
          </w:tcPr>
          <w:p w14:paraId="34678F5C" w14:textId="495653C9" w:rsidR="00B0688D" w:rsidRDefault="00723F78" w:rsidP="007057F4">
            <w:pPr>
              <w:jc w:val="right"/>
            </w:pPr>
            <w:r w:rsidRPr="00723F78">
              <w:rPr>
                <w:noProof/>
              </w:rPr>
              <w:drawing>
                <wp:inline distT="0" distB="0" distL="0" distR="0" wp14:anchorId="0FD9330B" wp14:editId="1A87F6F4">
                  <wp:extent cx="2857748" cy="8077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7748" cy="807790"/>
                          </a:xfrm>
                          <a:prstGeom prst="rect">
                            <a:avLst/>
                          </a:prstGeom>
                        </pic:spPr>
                      </pic:pic>
                    </a:graphicData>
                  </a:graphic>
                </wp:inline>
              </w:drawing>
            </w:r>
          </w:p>
        </w:tc>
      </w:tr>
    </w:tbl>
    <w:p w14:paraId="2EB0C9DD" w14:textId="65313FEA" w:rsidR="008A3C95" w:rsidRDefault="008A3C95" w:rsidP="007057F4"/>
    <w:p w14:paraId="4F3CF2EF" w14:textId="4D3C0CE0" w:rsidR="008A3C95" w:rsidRDefault="00824815" w:rsidP="007057F4">
      <w:r>
        <w:rPr>
          <w:noProof/>
        </w:rPr>
        <w:drawing>
          <wp:anchor distT="0" distB="0" distL="114300" distR="114300" simplePos="0" relativeHeight="251658240" behindDoc="1" locked="0" layoutInCell="1" allowOverlap="1" wp14:anchorId="09526C31" wp14:editId="1A59C4E9">
            <wp:simplePos x="0" y="0"/>
            <wp:positionH relativeFrom="margin">
              <wp:posOffset>-175097</wp:posOffset>
            </wp:positionH>
            <wp:positionV relativeFrom="paragraph">
              <wp:posOffset>2923378</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859887" cy="249011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2C5196BE" wp14:editId="6CE4C49D">
            <wp:simplePos x="0" y="0"/>
            <wp:positionH relativeFrom="column">
              <wp:posOffset>4203146</wp:posOffset>
            </wp:positionH>
            <wp:positionV relativeFrom="paragraph">
              <wp:posOffset>2308914</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2E0194">
        <w:rPr>
          <w:noProof/>
        </w:rPr>
        <w:drawing>
          <wp:anchor distT="0" distB="0" distL="114300" distR="114300" simplePos="0" relativeHeight="251658242" behindDoc="1" locked="0" layoutInCell="1" allowOverlap="1" wp14:anchorId="4797C0B5" wp14:editId="4F258DA6">
            <wp:simplePos x="0" y="0"/>
            <wp:positionH relativeFrom="margin">
              <wp:align>right</wp:align>
            </wp:positionH>
            <wp:positionV relativeFrom="paragraph">
              <wp:posOffset>3272128</wp:posOffset>
            </wp:positionV>
            <wp:extent cx="6705600" cy="1866900"/>
            <wp:effectExtent l="0" t="0" r="0" b="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6705600" cy="1866900"/>
                    </a:xfrm>
                    <a:prstGeom prst="rect">
                      <a:avLst/>
                    </a:prstGeom>
                  </pic:spPr>
                </pic:pic>
              </a:graphicData>
            </a:graphic>
            <wp14:sizeRelH relativeFrom="margin">
              <wp14:pctWidth>0</wp14:pctWidth>
            </wp14:sizeRelH>
            <wp14:sizeRelV relativeFrom="margin">
              <wp14:pctHeight>0</wp14:pctHeight>
            </wp14:sizeRelV>
          </wp:anchor>
        </w:drawing>
      </w:r>
      <w:r w:rsidR="00735AA0">
        <w:t xml:space="preserve"> </w:t>
      </w:r>
      <w:r w:rsidR="008A3C95">
        <w:br w:type="page"/>
      </w:r>
    </w:p>
    <w:sdt>
      <w:sdtPr>
        <w:rPr>
          <w:rFonts w:ascii="Arial" w:eastAsiaTheme="minorEastAsia" w:hAnsi="Arial" w:cs="Arial"/>
          <w:bCs w:val="0"/>
          <w:caps w:val="0"/>
          <w:sz w:val="28"/>
          <w:szCs w:val="22"/>
        </w:rPr>
        <w:id w:val="-938755153"/>
        <w:docPartObj>
          <w:docPartGallery w:val="Table of Contents"/>
          <w:docPartUnique/>
        </w:docPartObj>
      </w:sdtPr>
      <w:sdtContent>
        <w:p w14:paraId="1A96A5FA" w14:textId="10687574" w:rsidR="004938A0" w:rsidRPr="004E5C83" w:rsidRDefault="005A021B">
          <w:pPr>
            <w:pStyle w:val="TOCHeading"/>
            <w:framePr w:wrap="around"/>
            <w:rPr>
              <w:rFonts w:ascii="Arial" w:hAnsi="Arial" w:cs="Arial"/>
            </w:rPr>
          </w:pPr>
          <w:r w:rsidRPr="004E5C83">
            <w:rPr>
              <w:rFonts w:ascii="Arial" w:hAnsi="Arial" w:cs="Arial"/>
            </w:rPr>
            <w:t>CONTETS</w:t>
          </w:r>
        </w:p>
        <w:p w14:paraId="31F9A201" w14:textId="681469AC" w:rsidR="004938A0" w:rsidRPr="004E5C83" w:rsidRDefault="004938A0" w:rsidP="00AE664A">
          <w:pPr>
            <w:pStyle w:val="TOC1"/>
            <w:rPr>
              <w:rFonts w:ascii="Arial" w:hAnsi="Arial" w:cs="Arial"/>
            </w:rPr>
          </w:pPr>
          <w:bookmarkStart w:id="1" w:name="_Hlk126651788"/>
        </w:p>
        <w:bookmarkEnd w:id="1"/>
        <w:p w14:paraId="50C8C213" w14:textId="14102C03" w:rsidR="004938A0" w:rsidRPr="004E5C83" w:rsidRDefault="00082D16">
          <w:pPr>
            <w:pStyle w:val="TOC1"/>
            <w:rPr>
              <w:rFonts w:ascii="Arial" w:hAnsi="Arial" w:cs="Arial"/>
            </w:rPr>
          </w:pPr>
          <w:r w:rsidRPr="004E5C83">
            <w:rPr>
              <w:rFonts w:ascii="Arial" w:hAnsi="Arial" w:cs="Arial"/>
              <w:sz w:val="40"/>
              <w:szCs w:val="40"/>
            </w:rPr>
            <w:t>I</w:t>
          </w:r>
          <w:r w:rsidR="00AE664A" w:rsidRPr="004E5C83">
            <w:rPr>
              <w:rFonts w:ascii="Arial" w:hAnsi="Arial" w:cs="Arial"/>
              <w:sz w:val="40"/>
              <w:szCs w:val="40"/>
            </w:rPr>
            <w:t>ntroduction</w:t>
          </w:r>
          <w:r w:rsidR="004938A0" w:rsidRPr="004E5C83">
            <w:rPr>
              <w:rFonts w:ascii="Arial" w:hAnsi="Arial" w:cs="Arial"/>
            </w:rPr>
            <w:ptab w:relativeTo="margin" w:alignment="right" w:leader="dot"/>
          </w:r>
          <w:r w:rsidR="00AE664A" w:rsidRPr="004E5C83">
            <w:rPr>
              <w:rFonts w:ascii="Arial" w:hAnsi="Arial" w:cs="Arial"/>
              <w:bCs/>
              <w:sz w:val="40"/>
              <w:szCs w:val="40"/>
            </w:rPr>
            <w:t>3</w:t>
          </w:r>
        </w:p>
        <w:p w14:paraId="41C530C1" w14:textId="5F0CC70B" w:rsidR="006B513E" w:rsidRPr="004E5C83" w:rsidRDefault="006B513E" w:rsidP="00981B1E">
          <w:pPr>
            <w:pStyle w:val="TOC3"/>
          </w:pPr>
        </w:p>
        <w:p w14:paraId="268239D9" w14:textId="6AD02426" w:rsidR="006B513E" w:rsidRDefault="00AE664A" w:rsidP="00082D16">
          <w:pPr>
            <w:pStyle w:val="TOC1"/>
            <w:rPr>
              <w:rFonts w:ascii="Arial" w:hAnsi="Arial" w:cs="Arial"/>
              <w:sz w:val="40"/>
              <w:szCs w:val="40"/>
            </w:rPr>
          </w:pPr>
          <w:r w:rsidRPr="004E5C83">
            <w:rPr>
              <w:rFonts w:ascii="Arial" w:hAnsi="Arial" w:cs="Arial"/>
              <w:sz w:val="40"/>
              <w:szCs w:val="40"/>
            </w:rPr>
            <w:t>CHAPTER 1</w:t>
          </w:r>
          <w:r w:rsidR="006B513E" w:rsidRPr="004E5C83">
            <w:rPr>
              <w:rFonts w:ascii="Arial" w:hAnsi="Arial" w:cs="Arial"/>
              <w:sz w:val="40"/>
              <w:szCs w:val="40"/>
            </w:rPr>
            <w:ptab w:relativeTo="margin" w:alignment="right" w:leader="dot"/>
          </w:r>
          <w:r w:rsidR="00082D16" w:rsidRPr="004E5C83">
            <w:rPr>
              <w:rFonts w:ascii="Arial" w:hAnsi="Arial" w:cs="Arial"/>
              <w:sz w:val="40"/>
              <w:szCs w:val="40"/>
            </w:rPr>
            <w:t>4</w:t>
          </w:r>
        </w:p>
        <w:p w14:paraId="134A052A" w14:textId="56A86C14" w:rsidR="00A6787C" w:rsidRPr="00981B1E" w:rsidRDefault="00A6787C" w:rsidP="00082D16">
          <w:pPr>
            <w:pStyle w:val="TOC1"/>
            <w:rPr>
              <w:rFonts w:ascii="Arial" w:hAnsi="Arial" w:cs="Arial"/>
              <w:sz w:val="22"/>
            </w:rPr>
          </w:pPr>
          <w:r w:rsidRPr="00981B1E">
            <w:rPr>
              <w:rFonts w:ascii="Arial" w:hAnsi="Arial" w:cs="Arial"/>
              <w:sz w:val="22"/>
            </w:rPr>
            <w:t>Basic Concepts</w:t>
          </w:r>
        </w:p>
        <w:p w14:paraId="67C0AADA" w14:textId="29235994" w:rsidR="006D4915" w:rsidRPr="00981B1E" w:rsidRDefault="00A6787C" w:rsidP="00082D16">
          <w:pPr>
            <w:pStyle w:val="TOC1"/>
            <w:rPr>
              <w:rFonts w:ascii="Arial" w:hAnsi="Arial" w:cs="Arial"/>
              <w:sz w:val="22"/>
            </w:rPr>
          </w:pPr>
          <w:r w:rsidRPr="00981B1E">
            <w:rPr>
              <w:rFonts w:ascii="Arial" w:hAnsi="Arial" w:cs="Arial"/>
              <w:sz w:val="22"/>
            </w:rPr>
            <w:t>Data Structur</w:t>
          </w:r>
          <w:r w:rsidR="006F68AC" w:rsidRPr="00981B1E">
            <w:rPr>
              <w:rFonts w:ascii="Arial" w:hAnsi="Arial" w:cs="Arial"/>
              <w:sz w:val="22"/>
            </w:rPr>
            <w:t>e</w:t>
          </w:r>
        </w:p>
        <w:p w14:paraId="60C86804" w14:textId="1647F444" w:rsidR="006D4915" w:rsidRPr="00981B1E" w:rsidRDefault="006D4915" w:rsidP="00082D16">
          <w:pPr>
            <w:pStyle w:val="TOC1"/>
            <w:rPr>
              <w:rFonts w:ascii="Arial" w:hAnsi="Arial" w:cs="Arial"/>
              <w:sz w:val="22"/>
            </w:rPr>
          </w:pPr>
          <w:r w:rsidRPr="00981B1E">
            <w:rPr>
              <w:rFonts w:ascii="Arial" w:hAnsi="Arial" w:cs="Arial"/>
              <w:sz w:val="22"/>
            </w:rPr>
            <w:t>Data Types</w:t>
          </w:r>
        </w:p>
        <w:p w14:paraId="61729F41" w14:textId="19764B9C" w:rsidR="006D4915" w:rsidRPr="00981B1E" w:rsidRDefault="006D4915" w:rsidP="00082D16">
          <w:pPr>
            <w:pStyle w:val="TOC1"/>
            <w:rPr>
              <w:rFonts w:ascii="Arial" w:hAnsi="Arial" w:cs="Arial"/>
              <w:sz w:val="22"/>
            </w:rPr>
          </w:pPr>
          <w:r w:rsidRPr="00981B1E">
            <w:rPr>
              <w:rFonts w:ascii="Arial" w:hAnsi="Arial" w:cs="Arial"/>
              <w:sz w:val="22"/>
            </w:rPr>
            <w:t>Big Data</w:t>
          </w:r>
        </w:p>
        <w:p w14:paraId="20632E7B" w14:textId="545B6801" w:rsidR="006D4915" w:rsidRPr="00981B1E" w:rsidRDefault="006F68AC" w:rsidP="00082D16">
          <w:pPr>
            <w:pStyle w:val="TOC1"/>
            <w:rPr>
              <w:rFonts w:ascii="Arial" w:hAnsi="Arial" w:cs="Arial"/>
              <w:sz w:val="22"/>
            </w:rPr>
          </w:pPr>
          <w:r w:rsidRPr="00981B1E">
            <w:rPr>
              <w:rFonts w:ascii="Arial" w:hAnsi="Arial" w:cs="Arial"/>
              <w:sz w:val="22"/>
            </w:rPr>
            <w:t>Sorting Techniques</w:t>
          </w:r>
        </w:p>
        <w:p w14:paraId="51B1C820" w14:textId="77777777" w:rsidR="006F68AC" w:rsidRPr="006D4915" w:rsidRDefault="006F68AC" w:rsidP="00082D16">
          <w:pPr>
            <w:pStyle w:val="TOC1"/>
            <w:rPr>
              <w:rFonts w:ascii="Arial" w:hAnsi="Arial" w:cs="Arial"/>
              <w:b w:val="0"/>
              <w:bCs/>
              <w:sz w:val="20"/>
              <w:szCs w:val="20"/>
            </w:rPr>
          </w:pPr>
        </w:p>
        <w:p w14:paraId="50598EEE" w14:textId="0247310F" w:rsidR="006B513E" w:rsidRDefault="00082D16" w:rsidP="00082D16">
          <w:pPr>
            <w:pStyle w:val="TOC1"/>
            <w:rPr>
              <w:rFonts w:ascii="Arial" w:hAnsi="Arial" w:cs="Arial"/>
              <w:sz w:val="40"/>
              <w:szCs w:val="40"/>
            </w:rPr>
          </w:pPr>
          <w:r w:rsidRPr="004E5C83">
            <w:rPr>
              <w:rFonts w:ascii="Arial" w:hAnsi="Arial" w:cs="Arial"/>
              <w:sz w:val="40"/>
              <w:szCs w:val="40"/>
            </w:rPr>
            <w:t>CHAPTER 2</w:t>
          </w:r>
          <w:r w:rsidR="006B513E" w:rsidRPr="004E5C83">
            <w:rPr>
              <w:rFonts w:ascii="Arial" w:hAnsi="Arial" w:cs="Arial"/>
              <w:sz w:val="40"/>
              <w:szCs w:val="40"/>
            </w:rPr>
            <w:ptab w:relativeTo="margin" w:alignment="right" w:leader="dot"/>
          </w:r>
          <w:r w:rsidR="006B513E" w:rsidRPr="004E5C83">
            <w:rPr>
              <w:rFonts w:ascii="Arial" w:hAnsi="Arial" w:cs="Arial"/>
              <w:sz w:val="40"/>
              <w:szCs w:val="40"/>
            </w:rPr>
            <w:t>1</w:t>
          </w:r>
          <w:r w:rsidRPr="004E5C83">
            <w:rPr>
              <w:rFonts w:ascii="Arial" w:hAnsi="Arial" w:cs="Arial"/>
              <w:sz w:val="40"/>
              <w:szCs w:val="40"/>
            </w:rPr>
            <w:t>2</w:t>
          </w:r>
        </w:p>
        <w:p w14:paraId="0031BB5C" w14:textId="707240B5" w:rsidR="006B2C4C" w:rsidRPr="00981B1E" w:rsidRDefault="006B2C4C" w:rsidP="00082D16">
          <w:pPr>
            <w:pStyle w:val="TOC1"/>
            <w:rPr>
              <w:rFonts w:ascii="Arial" w:hAnsi="Arial" w:cs="Arial"/>
              <w:sz w:val="22"/>
            </w:rPr>
          </w:pPr>
          <w:r w:rsidRPr="00981B1E">
            <w:rPr>
              <w:rFonts w:ascii="Arial" w:hAnsi="Arial" w:cs="Arial"/>
              <w:sz w:val="22"/>
            </w:rPr>
            <w:t>IT Laws and Regulations</w:t>
          </w:r>
        </w:p>
        <w:p w14:paraId="0C2C65C5" w14:textId="1A4369E6" w:rsidR="006B2C4C" w:rsidRPr="00981B1E" w:rsidRDefault="006B2C4C" w:rsidP="00082D16">
          <w:pPr>
            <w:pStyle w:val="TOC1"/>
            <w:rPr>
              <w:rFonts w:ascii="Arial" w:hAnsi="Arial" w:cs="Arial"/>
              <w:sz w:val="22"/>
            </w:rPr>
          </w:pPr>
          <w:r w:rsidRPr="00981B1E">
            <w:rPr>
              <w:rFonts w:ascii="Arial" w:hAnsi="Arial" w:cs="Arial"/>
              <w:sz w:val="22"/>
            </w:rPr>
            <w:t>The CIA Triad</w:t>
          </w:r>
        </w:p>
        <w:p w14:paraId="2742683C" w14:textId="679EF30E" w:rsidR="006B2C4C" w:rsidRPr="00981B1E" w:rsidRDefault="006B2C4C" w:rsidP="00082D16">
          <w:pPr>
            <w:pStyle w:val="TOC1"/>
            <w:rPr>
              <w:rFonts w:ascii="Arial" w:hAnsi="Arial" w:cs="Arial"/>
              <w:sz w:val="22"/>
            </w:rPr>
          </w:pPr>
          <w:r w:rsidRPr="00981B1E">
            <w:rPr>
              <w:rFonts w:ascii="Arial" w:hAnsi="Arial" w:cs="Arial"/>
              <w:sz w:val="22"/>
            </w:rPr>
            <w:t>Related Legislation</w:t>
          </w:r>
        </w:p>
        <w:p w14:paraId="4BAA4972" w14:textId="40E2460A" w:rsidR="006B513E" w:rsidRDefault="00082D16" w:rsidP="00082D16">
          <w:pPr>
            <w:pStyle w:val="TOC1"/>
            <w:rPr>
              <w:rFonts w:ascii="Arial" w:hAnsi="Arial" w:cs="Arial"/>
              <w:sz w:val="40"/>
              <w:szCs w:val="40"/>
            </w:rPr>
          </w:pPr>
          <w:r w:rsidRPr="004E5C83">
            <w:rPr>
              <w:rFonts w:ascii="Arial" w:hAnsi="Arial" w:cs="Arial"/>
              <w:sz w:val="40"/>
              <w:szCs w:val="40"/>
            </w:rPr>
            <w:t>CHAPTER 3</w:t>
          </w:r>
          <w:r w:rsidR="006B513E" w:rsidRPr="004E5C83">
            <w:rPr>
              <w:rFonts w:ascii="Arial" w:hAnsi="Arial" w:cs="Arial"/>
              <w:sz w:val="40"/>
              <w:szCs w:val="40"/>
            </w:rPr>
            <w:ptab w:relativeTo="margin" w:alignment="right" w:leader="dot"/>
          </w:r>
          <w:r w:rsidR="006B513E" w:rsidRPr="004E5C83">
            <w:rPr>
              <w:rFonts w:ascii="Arial" w:hAnsi="Arial" w:cs="Arial"/>
              <w:sz w:val="40"/>
              <w:szCs w:val="40"/>
            </w:rPr>
            <w:t>1</w:t>
          </w:r>
          <w:r w:rsidRPr="004E5C83">
            <w:rPr>
              <w:rFonts w:ascii="Arial" w:hAnsi="Arial" w:cs="Arial"/>
              <w:sz w:val="40"/>
              <w:szCs w:val="40"/>
            </w:rPr>
            <w:t>4</w:t>
          </w:r>
        </w:p>
        <w:p w14:paraId="43A5C620" w14:textId="103335C6" w:rsidR="00981B1E" w:rsidRPr="00981B1E" w:rsidRDefault="00981B1E" w:rsidP="00082D16">
          <w:pPr>
            <w:pStyle w:val="TOC1"/>
            <w:rPr>
              <w:rFonts w:ascii="Arial" w:hAnsi="Arial" w:cs="Arial"/>
              <w:sz w:val="24"/>
              <w:szCs w:val="24"/>
            </w:rPr>
          </w:pPr>
          <w:r w:rsidRPr="00981B1E">
            <w:rPr>
              <w:rFonts w:ascii="Arial" w:hAnsi="Arial" w:cs="Arial"/>
              <w:sz w:val="24"/>
              <w:szCs w:val="24"/>
            </w:rPr>
            <w:t>Excel</w:t>
          </w:r>
        </w:p>
        <w:p w14:paraId="5A8C14A6" w14:textId="55FADD3E" w:rsidR="006B513E" w:rsidRDefault="00082D16" w:rsidP="006B513E">
          <w:pPr>
            <w:pStyle w:val="TOC1"/>
            <w:rPr>
              <w:rFonts w:ascii="Arial" w:hAnsi="Arial" w:cs="Arial"/>
              <w:sz w:val="40"/>
              <w:szCs w:val="40"/>
            </w:rPr>
          </w:pPr>
          <w:r w:rsidRPr="004E5C83">
            <w:rPr>
              <w:rFonts w:ascii="Arial" w:hAnsi="Arial" w:cs="Arial"/>
              <w:sz w:val="40"/>
              <w:szCs w:val="40"/>
            </w:rPr>
            <w:t>CHAPTER 4</w:t>
          </w:r>
          <w:r w:rsidR="006B513E" w:rsidRPr="004E5C83">
            <w:rPr>
              <w:rFonts w:ascii="Arial" w:hAnsi="Arial" w:cs="Arial"/>
              <w:sz w:val="40"/>
              <w:szCs w:val="40"/>
            </w:rPr>
            <w:ptab w:relativeTo="margin" w:alignment="right" w:leader="dot"/>
          </w:r>
          <w:r w:rsidR="006B513E" w:rsidRPr="004E5C83">
            <w:rPr>
              <w:rFonts w:ascii="Arial" w:hAnsi="Arial" w:cs="Arial"/>
              <w:sz w:val="40"/>
              <w:szCs w:val="40"/>
            </w:rPr>
            <w:t>1</w:t>
          </w:r>
          <w:r w:rsidRPr="004E5C83">
            <w:rPr>
              <w:rFonts w:ascii="Arial" w:hAnsi="Arial" w:cs="Arial"/>
              <w:sz w:val="40"/>
              <w:szCs w:val="40"/>
            </w:rPr>
            <w:t>8</w:t>
          </w:r>
        </w:p>
        <w:p w14:paraId="14066546" w14:textId="62E72A44" w:rsidR="00981B1E" w:rsidRPr="00981B1E" w:rsidRDefault="00981B1E" w:rsidP="006B513E">
          <w:pPr>
            <w:pStyle w:val="TOC1"/>
            <w:rPr>
              <w:rFonts w:ascii="Arial" w:hAnsi="Arial" w:cs="Arial"/>
              <w:sz w:val="24"/>
              <w:szCs w:val="24"/>
            </w:rPr>
          </w:pPr>
          <w:r w:rsidRPr="00981B1E">
            <w:rPr>
              <w:rFonts w:ascii="Arial" w:hAnsi="Arial" w:cs="Arial"/>
              <w:sz w:val="24"/>
              <w:szCs w:val="24"/>
            </w:rPr>
            <w:t>Power Query</w:t>
          </w:r>
        </w:p>
        <w:p w14:paraId="4B01075C" w14:textId="6669EB0A" w:rsidR="006B513E" w:rsidRDefault="00082D16" w:rsidP="00082D16">
          <w:pPr>
            <w:pStyle w:val="TOC2"/>
            <w:rPr>
              <w:rFonts w:ascii="Arial" w:hAnsi="Arial" w:cs="Arial"/>
              <w:sz w:val="40"/>
              <w:szCs w:val="40"/>
            </w:rPr>
          </w:pPr>
          <w:r w:rsidRPr="004E5C83">
            <w:rPr>
              <w:rFonts w:ascii="Arial" w:hAnsi="Arial" w:cs="Arial"/>
              <w:sz w:val="40"/>
              <w:szCs w:val="40"/>
            </w:rPr>
            <w:t>CHAPTER 5</w:t>
          </w:r>
          <w:r w:rsidR="006B513E" w:rsidRPr="004E5C83">
            <w:rPr>
              <w:rFonts w:ascii="Arial" w:hAnsi="Arial" w:cs="Arial"/>
              <w:sz w:val="40"/>
              <w:szCs w:val="40"/>
            </w:rPr>
            <w:ptab w:relativeTo="margin" w:alignment="right" w:leader="dot"/>
          </w:r>
          <w:r w:rsidR="006B513E" w:rsidRPr="004E5C83">
            <w:rPr>
              <w:rFonts w:ascii="Arial" w:hAnsi="Arial" w:cs="Arial"/>
              <w:sz w:val="40"/>
              <w:szCs w:val="40"/>
            </w:rPr>
            <w:t>2</w:t>
          </w:r>
          <w:r w:rsidRPr="004E5C83">
            <w:rPr>
              <w:rFonts w:ascii="Arial" w:hAnsi="Arial" w:cs="Arial"/>
              <w:sz w:val="40"/>
              <w:szCs w:val="40"/>
            </w:rPr>
            <w:t>1</w:t>
          </w:r>
        </w:p>
        <w:p w14:paraId="086AD59F" w14:textId="13090FF5" w:rsidR="00981B1E" w:rsidRPr="00981B1E" w:rsidRDefault="00981B1E" w:rsidP="00082D16">
          <w:pPr>
            <w:pStyle w:val="TOC2"/>
            <w:rPr>
              <w:rFonts w:ascii="Arial" w:hAnsi="Arial" w:cs="Arial"/>
              <w:sz w:val="24"/>
              <w:szCs w:val="24"/>
            </w:rPr>
          </w:pPr>
          <w:r w:rsidRPr="00981B1E">
            <w:rPr>
              <w:rFonts w:ascii="Arial" w:hAnsi="Arial" w:cs="Arial"/>
              <w:sz w:val="24"/>
              <w:szCs w:val="24"/>
            </w:rPr>
            <w:t>Power BI</w:t>
          </w:r>
        </w:p>
        <w:p w14:paraId="4F6169D7" w14:textId="5DB5D490" w:rsidR="004E5C83" w:rsidRPr="00981B1E" w:rsidRDefault="004E5C83" w:rsidP="00981B1E">
          <w:pPr>
            <w:pStyle w:val="TOC3"/>
          </w:pPr>
          <w:r w:rsidRPr="00981B1E">
            <w:t>CHAPTER 6</w:t>
          </w:r>
          <w:r w:rsidRPr="00981B1E">
            <w:ptab w:relativeTo="margin" w:alignment="right" w:leader="dot"/>
          </w:r>
          <w:r w:rsidRPr="00981B1E">
            <w:t>23</w:t>
          </w:r>
        </w:p>
        <w:p w14:paraId="23A878BF" w14:textId="61DF04E9" w:rsidR="00981B1E" w:rsidRPr="00981B1E" w:rsidRDefault="00981B1E" w:rsidP="00981B1E">
          <w:pPr>
            <w:rPr>
              <w:rFonts w:ascii="Arial" w:hAnsi="Arial" w:cs="Arial"/>
              <w:sz w:val="24"/>
              <w:szCs w:val="24"/>
            </w:rPr>
          </w:pPr>
          <w:r w:rsidRPr="00981B1E">
            <w:rPr>
              <w:rFonts w:ascii="Arial" w:hAnsi="Arial" w:cs="Arial"/>
              <w:sz w:val="24"/>
              <w:szCs w:val="24"/>
            </w:rPr>
            <w:t>Tableau</w:t>
          </w:r>
        </w:p>
        <w:p w14:paraId="7662A54B" w14:textId="77777777" w:rsidR="00981B1E" w:rsidRPr="00981B1E" w:rsidRDefault="00082D16" w:rsidP="00981B1E">
          <w:pPr>
            <w:pStyle w:val="TOC3"/>
          </w:pPr>
          <w:r w:rsidRPr="00981B1E">
            <w:t xml:space="preserve">CHAPTER </w:t>
          </w:r>
          <w:r w:rsidR="004E5C83" w:rsidRPr="00981B1E">
            <w:t>7</w:t>
          </w:r>
          <w:r w:rsidR="006B513E" w:rsidRPr="00981B1E">
            <w:ptab w:relativeTo="margin" w:alignment="right" w:leader="dot"/>
          </w:r>
          <w:r w:rsidRPr="00981B1E">
            <w:t>2</w:t>
          </w:r>
          <w:r w:rsidR="004E5C83" w:rsidRPr="00981B1E">
            <w:t>5</w:t>
          </w:r>
        </w:p>
        <w:p w14:paraId="4026604D" w14:textId="15E11155" w:rsidR="004E5C83" w:rsidRPr="00981B1E" w:rsidRDefault="00981B1E" w:rsidP="00981B1E">
          <w:pPr>
            <w:pStyle w:val="TOC3"/>
            <w:rPr>
              <w:sz w:val="24"/>
              <w:szCs w:val="24"/>
            </w:rPr>
          </w:pPr>
          <w:r w:rsidRPr="00981B1E">
            <w:rPr>
              <w:sz w:val="24"/>
              <w:szCs w:val="24"/>
            </w:rPr>
            <w:t>SQL Problem-solving</w:t>
          </w:r>
        </w:p>
        <w:p w14:paraId="28DB12E9" w14:textId="24789A53" w:rsidR="004938A0" w:rsidRPr="004E5C83" w:rsidRDefault="00000000" w:rsidP="006B513E">
          <w:pPr>
            <w:rPr>
              <w:rFonts w:ascii="Arial" w:hAnsi="Arial" w:cs="Arial"/>
            </w:rPr>
          </w:pPr>
        </w:p>
      </w:sdtContent>
    </w:sdt>
    <w:p w14:paraId="76C5FB51" w14:textId="77777777" w:rsidR="004F2231" w:rsidRDefault="004F2231">
      <w:pPr>
        <w:spacing w:after="200"/>
        <w:rPr>
          <w:bCs/>
          <w:noProof/>
        </w:rPr>
      </w:pPr>
      <w:r>
        <w:rPr>
          <w:bCs/>
          <w:noProof/>
        </w:rPr>
        <w:br w:type="page"/>
      </w:r>
    </w:p>
    <w:p w14:paraId="1931C29E" w14:textId="2A1F54BB" w:rsidR="001F0AF0" w:rsidRDefault="001F0AF0"/>
    <w:p w14:paraId="68BD808D" w14:textId="77777777" w:rsidR="00C6005A" w:rsidRDefault="00C6005A"/>
    <w:tbl>
      <w:tblPr>
        <w:tblpPr w:leftFromText="180" w:rightFromText="180" w:vertAnchor="page" w:horzAnchor="margin" w:tblpY="3427"/>
        <w:tblW w:w="9936"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000" w:firstRow="0" w:lastRow="0" w:firstColumn="0" w:lastColumn="0" w:noHBand="0" w:noVBand="0"/>
      </w:tblPr>
      <w:tblGrid>
        <w:gridCol w:w="9543"/>
        <w:gridCol w:w="68"/>
        <w:gridCol w:w="325"/>
      </w:tblGrid>
      <w:tr w:rsidR="0097198C" w14:paraId="232B21AA" w14:textId="77777777" w:rsidTr="00C6005A">
        <w:trPr>
          <w:gridAfter w:val="2"/>
          <w:wAfter w:w="435" w:type="dxa"/>
          <w:trHeight w:val="3386"/>
        </w:trPr>
        <w:tc>
          <w:tcPr>
            <w:tcW w:w="9501" w:type="dxa"/>
            <w:tcBorders>
              <w:top w:val="nil"/>
              <w:left w:val="nil"/>
              <w:bottom w:val="nil"/>
              <w:right w:val="nil"/>
            </w:tcBorders>
          </w:tcPr>
          <w:p w14:paraId="225645A5" w14:textId="2588A07D" w:rsidR="0097198C" w:rsidRPr="00954556" w:rsidRDefault="0097198C" w:rsidP="0097198C">
            <w:pPr>
              <w:pStyle w:val="Heading2"/>
              <w:framePr w:hSpace="0" w:wrap="auto" w:vAnchor="margin" w:hAnchor="text" w:yAlign="inline"/>
              <w:rPr>
                <w:color w:val="0065BA" w:themeColor="accent1" w:themeShade="BF"/>
              </w:rPr>
            </w:pPr>
            <w:r>
              <w:rPr>
                <w:color w:val="0065BA" w:themeColor="accent1" w:themeShade="BF"/>
              </w:rPr>
              <w:t>I</w:t>
            </w:r>
            <w:r w:rsidRPr="00954556">
              <w:rPr>
                <w:color w:val="0065BA" w:themeColor="accent1" w:themeShade="BF"/>
              </w:rPr>
              <w:t>ntroduction</w:t>
            </w:r>
          </w:p>
          <w:p w14:paraId="2C5369B6" w14:textId="1FCCEAFB" w:rsidR="0097198C" w:rsidRPr="00D91274" w:rsidRDefault="00702A5E" w:rsidP="0097198C">
            <w:pPr>
              <w:pStyle w:val="Content"/>
              <w:framePr w:hSpace="0" w:wrap="auto" w:vAnchor="margin" w:hAnchor="text" w:yAlign="inline"/>
              <w:rPr>
                <w:rFonts w:ascii="Arial" w:hAnsi="Arial" w:cs="Arial"/>
              </w:rPr>
            </w:pPr>
            <w:r>
              <w:rPr>
                <w:rFonts w:ascii="Arial" w:hAnsi="Arial" w:cs="Arial"/>
              </w:rPr>
              <w:t xml:space="preserve">A report will cover all learning </w:t>
            </w:r>
            <w:r w:rsidR="00CE578A">
              <w:rPr>
                <w:rFonts w:ascii="Arial" w:hAnsi="Arial" w:cs="Arial"/>
              </w:rPr>
              <w:t>on the Data Skills Bootcamp about understanding the concepts and work of a Data Analyst.</w:t>
            </w:r>
            <w:r w:rsidR="00F85B37">
              <w:rPr>
                <w:rFonts w:ascii="Arial" w:hAnsi="Arial" w:cs="Arial"/>
              </w:rPr>
              <w:t xml:space="preserve"> </w:t>
            </w:r>
            <w:r w:rsidR="0097198C">
              <w:rPr>
                <w:rFonts w:ascii="Arial" w:hAnsi="Arial" w:cs="Arial"/>
              </w:rPr>
              <w:t xml:space="preserve"> </w:t>
            </w:r>
            <w:r w:rsidR="003F53B2">
              <w:rPr>
                <w:rFonts w:ascii="Arial" w:hAnsi="Arial" w:cs="Arial"/>
              </w:rPr>
              <w:t>After presenting a summary of combined lecture notes</w:t>
            </w:r>
            <w:r w:rsidR="00D629FE">
              <w:rPr>
                <w:rFonts w:ascii="Arial" w:hAnsi="Arial" w:cs="Arial"/>
              </w:rPr>
              <w:t xml:space="preserve"> from the educational share point</w:t>
            </w:r>
            <w:r w:rsidR="0030145D">
              <w:rPr>
                <w:rFonts w:ascii="Arial" w:hAnsi="Arial" w:cs="Arial"/>
              </w:rPr>
              <w:t>,</w:t>
            </w:r>
            <w:r w:rsidR="005D30F0">
              <w:rPr>
                <w:rFonts w:ascii="Arial" w:hAnsi="Arial" w:cs="Arial"/>
              </w:rPr>
              <w:t xml:space="preserve"> chosen</w:t>
            </w:r>
            <w:r w:rsidR="00EA537E">
              <w:rPr>
                <w:rFonts w:ascii="Arial" w:hAnsi="Arial" w:cs="Arial"/>
              </w:rPr>
              <w:t xml:space="preserve"> </w:t>
            </w:r>
            <w:r w:rsidR="00EF42BC">
              <w:rPr>
                <w:rFonts w:ascii="Arial" w:hAnsi="Arial" w:cs="Arial"/>
              </w:rPr>
              <w:t>tasks are performed and presented with screen shots and explanations</w:t>
            </w:r>
            <w:r w:rsidR="00287D1A">
              <w:rPr>
                <w:rFonts w:ascii="Arial" w:hAnsi="Arial" w:cs="Arial"/>
              </w:rPr>
              <w:t xml:space="preserve"> to test functionality of the related </w:t>
            </w:r>
            <w:r w:rsidR="00DB20C3">
              <w:rPr>
                <w:rFonts w:ascii="Arial" w:hAnsi="Arial" w:cs="Arial"/>
              </w:rPr>
              <w:t>software</w:t>
            </w:r>
            <w:r w:rsidR="00287D1A">
              <w:rPr>
                <w:rFonts w:ascii="Arial" w:hAnsi="Arial" w:cs="Arial"/>
              </w:rPr>
              <w:t>.</w:t>
            </w:r>
          </w:p>
          <w:p w14:paraId="170B2F88" w14:textId="77777777" w:rsidR="0097198C" w:rsidRPr="002178B9" w:rsidRDefault="0097198C" w:rsidP="0097198C">
            <w:pPr>
              <w:pStyle w:val="Content"/>
              <w:framePr w:hSpace="0" w:wrap="auto" w:vAnchor="margin" w:hAnchor="text" w:yAlign="inline"/>
            </w:pPr>
          </w:p>
        </w:tc>
      </w:tr>
      <w:tr w:rsidR="0097198C" w14:paraId="39F26265" w14:textId="77777777" w:rsidTr="00C6005A">
        <w:trPr>
          <w:gridAfter w:val="2"/>
          <w:wAfter w:w="435" w:type="dxa"/>
          <w:trHeight w:val="2685"/>
        </w:trPr>
        <w:tc>
          <w:tcPr>
            <w:tcW w:w="9501" w:type="dxa"/>
            <w:tcBorders>
              <w:top w:val="nil"/>
              <w:left w:val="nil"/>
              <w:bottom w:val="nil"/>
              <w:right w:val="nil"/>
            </w:tcBorders>
          </w:tcPr>
          <w:p w14:paraId="48B74582" w14:textId="77777777" w:rsidR="0097198C" w:rsidRPr="002178B9" w:rsidRDefault="0097198C" w:rsidP="0097198C">
            <w:pPr>
              <w:pStyle w:val="Content"/>
              <w:framePr w:hSpace="0" w:wrap="auto" w:vAnchor="margin" w:hAnchor="text" w:yAlign="inline"/>
            </w:pPr>
            <w:r>
              <w:rPr>
                <w:noProof/>
              </w:rPr>
              <w:drawing>
                <wp:inline distT="0" distB="0" distL="0" distR="0" wp14:anchorId="5AB42053" wp14:editId="4B490856">
                  <wp:extent cx="6060332" cy="2383155"/>
                  <wp:effectExtent l="0" t="0" r="0" b="0"/>
                  <wp:docPr id="37" name="Picture 37" descr="Why Every Business Student Needs Data Analysis Sk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Every Business Student Needs Data Analysis Skill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4013" cy="2384603"/>
                          </a:xfrm>
                          <a:prstGeom prst="rect">
                            <a:avLst/>
                          </a:prstGeom>
                          <a:noFill/>
                          <a:ln>
                            <a:noFill/>
                          </a:ln>
                        </pic:spPr>
                      </pic:pic>
                    </a:graphicData>
                  </a:graphic>
                </wp:inline>
              </w:drawing>
            </w:r>
          </w:p>
        </w:tc>
      </w:tr>
      <w:tr w:rsidR="0097198C" w14:paraId="14214080" w14:textId="77777777" w:rsidTr="00C6005A">
        <w:trPr>
          <w:trHeight w:val="2685"/>
        </w:trPr>
        <w:tc>
          <w:tcPr>
            <w:tcW w:w="9501" w:type="dxa"/>
            <w:tcBorders>
              <w:top w:val="nil"/>
              <w:left w:val="nil"/>
              <w:bottom w:val="nil"/>
              <w:right w:val="nil"/>
            </w:tcBorders>
          </w:tcPr>
          <w:p w14:paraId="22B59230" w14:textId="77777777" w:rsidR="0097198C" w:rsidRPr="002178B9" w:rsidRDefault="0097198C" w:rsidP="0097198C">
            <w:pPr>
              <w:pStyle w:val="Content"/>
              <w:framePr w:hSpace="0" w:wrap="auto" w:vAnchor="margin" w:hAnchor="text" w:yAlign="inline"/>
            </w:pPr>
            <w:r>
              <w:rPr>
                <w:noProof/>
              </w:rPr>
              <mc:AlternateContent>
                <mc:Choice Requires="wps">
                  <w:drawing>
                    <wp:inline distT="0" distB="0" distL="0" distR="0" wp14:anchorId="4BD1B291" wp14:editId="1BDB4145">
                      <wp:extent cx="5838092" cy="2285460"/>
                      <wp:effectExtent l="0" t="0" r="0" b="635"/>
                      <wp:docPr id="24" name="Text Box 24"/>
                      <wp:cNvGraphicFramePr/>
                      <a:graphic xmlns:a="http://schemas.openxmlformats.org/drawingml/2006/main">
                        <a:graphicData uri="http://schemas.microsoft.com/office/word/2010/wordprocessingShape">
                          <wps:wsp>
                            <wps:cNvSpPr txBox="1"/>
                            <wps:spPr>
                              <a:xfrm>
                                <a:off x="0" y="0"/>
                                <a:ext cx="5838092" cy="2285460"/>
                              </a:xfrm>
                              <a:prstGeom prst="rect">
                                <a:avLst/>
                              </a:prstGeom>
                              <a:noFill/>
                              <a:ln w="6350">
                                <a:noFill/>
                              </a:ln>
                            </wps:spPr>
                            <wps:txbx>
                              <w:txbxContent>
                                <w:p w14:paraId="79054505" w14:textId="7C4CDFFE" w:rsidR="0097198C" w:rsidRDefault="00287D1A" w:rsidP="0097198C">
                                  <w:pPr>
                                    <w:pStyle w:val="Content"/>
                                    <w:rPr>
                                      <w:lang w:val="en-GB"/>
                                    </w:rPr>
                                  </w:pPr>
                                  <w:r>
                                    <w:rPr>
                                      <w:lang w:val="en-GB"/>
                                    </w:rPr>
                                    <w:t>The following software were tested</w:t>
                                  </w:r>
                                  <w:r w:rsidR="00DB20C3">
                                    <w:rPr>
                                      <w:lang w:val="en-GB"/>
                                    </w:rPr>
                                    <w:t xml:space="preserve"> and used to produce the </w:t>
                                  </w:r>
                                  <w:r w:rsidR="00AA35F9">
                                    <w:rPr>
                                      <w:lang w:val="en-GB"/>
                                    </w:rPr>
                                    <w:t>tasks.</w:t>
                                  </w:r>
                                </w:p>
                                <w:p w14:paraId="44394611" w14:textId="135F4F97" w:rsidR="009A2BC6" w:rsidRDefault="000F5210" w:rsidP="009A2BC6">
                                  <w:pPr>
                                    <w:pStyle w:val="Content"/>
                                    <w:numPr>
                                      <w:ilvl w:val="0"/>
                                      <w:numId w:val="21"/>
                                    </w:numPr>
                                    <w:rPr>
                                      <w:lang w:val="en-GB"/>
                                    </w:rPr>
                                  </w:pPr>
                                  <w:r>
                                    <w:rPr>
                                      <w:lang w:val="en-GB"/>
                                    </w:rPr>
                                    <w:t xml:space="preserve">Excel </w:t>
                                  </w:r>
                                </w:p>
                                <w:p w14:paraId="4A7D145E" w14:textId="6E823B2D" w:rsidR="005D30F0" w:rsidRPr="00D54341" w:rsidRDefault="005D30F0" w:rsidP="005D30F0">
                                  <w:pPr>
                                    <w:pStyle w:val="Content"/>
                                    <w:ind w:left="720"/>
                                    <w:rPr>
                                      <w:lang w:val="en-GB"/>
                                    </w:rPr>
                                  </w:pPr>
                                  <w:r>
                                    <w:rPr>
                                      <w:lang w:val="en-GB"/>
                                    </w:rPr>
                                    <w:t xml:space="preserve">Creating a searchable </w:t>
                                  </w:r>
                                  <w:r w:rsidR="00AA35F9">
                                    <w:rPr>
                                      <w:lang w:val="en-GB"/>
                                    </w:rPr>
                                    <w:t xml:space="preserve">list on the ‘Back End’ and ‘Front End’ worksheets. A list of names is made to search for the letter entered a search box. On the front end the search box can be extended to display the entire record for that name which can be chosen from a </w:t>
                                  </w:r>
                                  <w:proofErr w:type="gramStart"/>
                                  <w:r w:rsidR="00AA35F9">
                                    <w:rPr>
                                      <w:lang w:val="en-GB"/>
                                    </w:rPr>
                                    <w:t>drop down</w:t>
                                  </w:r>
                                  <w:proofErr w:type="gramEnd"/>
                                  <w:r w:rsidR="00AA35F9">
                                    <w:rPr>
                                      <w:lang w:val="en-GB"/>
                                    </w:rPr>
                                    <w:t xml:space="preserve"> list.</w:t>
                                  </w: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4BD1B291" id="Text Box 24" o:spid="_x0000_s1029" type="#_x0000_t202" style="width:459.7pt;height:17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" filled="f" stroked="f" strokeweight=".5pt">
                      <v:textbox inset=",14.4pt">
                        <w:txbxContent>
                          <w:p w14:paraId="79054505" w14:textId="7C4CDFFE" w:rsidR="0097198C" w:rsidRDefault="00287D1A" w:rsidP="0097198C">
                            <w:pPr>
                              <w:pStyle w:val="Content"/>
                              <w:rPr>
                                <w:lang w:val="en-GB"/>
                              </w:rPr>
                            </w:pPr>
                            <w:r>
                              <w:rPr>
                                <w:lang w:val="en-GB"/>
                              </w:rPr>
                              <w:t>The following software were tested</w:t>
                            </w:r>
                            <w:r w:rsidR="00DB20C3">
                              <w:rPr>
                                <w:lang w:val="en-GB"/>
                              </w:rPr>
                              <w:t xml:space="preserve"> and used to produce the </w:t>
                            </w:r>
                            <w:r w:rsidR="00AA35F9">
                              <w:rPr>
                                <w:lang w:val="en-GB"/>
                              </w:rPr>
                              <w:t>tasks.</w:t>
                            </w:r>
                          </w:p>
                          <w:p w14:paraId="44394611" w14:textId="135F4F97" w:rsidR="009A2BC6" w:rsidRDefault="000F5210" w:rsidP="009A2BC6">
                            <w:pPr>
                              <w:pStyle w:val="Content"/>
                              <w:numPr>
                                <w:ilvl w:val="0"/>
                                <w:numId w:val="21"/>
                              </w:numPr>
                              <w:rPr>
                                <w:lang w:val="en-GB"/>
                              </w:rPr>
                            </w:pPr>
                            <w:r>
                              <w:rPr>
                                <w:lang w:val="en-GB"/>
                              </w:rPr>
                              <w:t xml:space="preserve">Excel </w:t>
                            </w:r>
                          </w:p>
                          <w:p w14:paraId="4A7D145E" w14:textId="6E823B2D" w:rsidR="005D30F0" w:rsidRPr="00D54341" w:rsidRDefault="005D30F0" w:rsidP="005D30F0">
                            <w:pPr>
                              <w:pStyle w:val="Content"/>
                              <w:ind w:left="720"/>
                              <w:rPr>
                                <w:lang w:val="en-GB"/>
                              </w:rPr>
                            </w:pPr>
                            <w:r>
                              <w:rPr>
                                <w:lang w:val="en-GB"/>
                              </w:rPr>
                              <w:t xml:space="preserve">Creating a searchable </w:t>
                            </w:r>
                            <w:r w:rsidR="00AA35F9">
                              <w:rPr>
                                <w:lang w:val="en-GB"/>
                              </w:rPr>
                              <w:t>list on the ‘Back End’ and ‘Front End’ worksheets. A list of names is made to search for the letter entered a search box. On the front end the search box can be extended to display the entire record for that name which can be chosen from a drop down list.</w:t>
                            </w:r>
                          </w:p>
                        </w:txbxContent>
                      </v:textbox>
                      <w10:anchorlock/>
                    </v:shape>
                  </w:pict>
                </mc:Fallback>
              </mc:AlternateContent>
            </w:r>
          </w:p>
        </w:tc>
        <w:tc>
          <w:tcPr>
            <w:tcW w:w="75" w:type="dxa"/>
            <w:tcBorders>
              <w:top w:val="nil"/>
              <w:left w:val="nil"/>
              <w:bottom w:val="nil"/>
              <w:right w:val="nil"/>
            </w:tcBorders>
          </w:tcPr>
          <w:p w14:paraId="2AB5F895" w14:textId="77777777" w:rsidR="0097198C" w:rsidRPr="002178B9" w:rsidRDefault="0097198C" w:rsidP="0097198C">
            <w:pPr>
              <w:pStyle w:val="Content"/>
              <w:framePr w:hSpace="0" w:wrap="auto" w:vAnchor="margin" w:hAnchor="text" w:yAlign="inline"/>
            </w:pPr>
          </w:p>
        </w:tc>
        <w:tc>
          <w:tcPr>
            <w:tcW w:w="360" w:type="dxa"/>
            <w:tcBorders>
              <w:top w:val="nil"/>
              <w:left w:val="nil"/>
              <w:bottom w:val="nil"/>
              <w:right w:val="nil"/>
            </w:tcBorders>
          </w:tcPr>
          <w:p w14:paraId="220E2800" w14:textId="5B03C790" w:rsidR="0097198C" w:rsidRPr="002178B9" w:rsidRDefault="0097198C" w:rsidP="0097198C">
            <w:pPr>
              <w:pStyle w:val="Content"/>
              <w:framePr w:hSpace="0" w:wrap="auto" w:vAnchor="margin" w:hAnchor="text" w:yAlign="inline"/>
            </w:pPr>
          </w:p>
        </w:tc>
      </w:tr>
    </w:tbl>
    <w:tbl>
      <w:tblPr>
        <w:tblpPr w:leftFromText="180" w:rightFromText="180" w:vertAnchor="page" w:horzAnchor="margin" w:tblpY="3387"/>
        <w:tblW w:w="10061" w:type="dxa"/>
        <w:tblCellMar>
          <w:left w:w="0" w:type="dxa"/>
          <w:right w:w="0" w:type="dxa"/>
        </w:tblCellMar>
        <w:tblLook w:val="0000" w:firstRow="0" w:lastRow="0" w:firstColumn="0" w:lastColumn="0" w:noHBand="0" w:noVBand="0"/>
      </w:tblPr>
      <w:tblGrid>
        <w:gridCol w:w="9132"/>
        <w:gridCol w:w="929"/>
      </w:tblGrid>
      <w:tr w:rsidR="00981B1E" w14:paraId="52C5FFCA" w14:textId="77777777" w:rsidTr="004C4264">
        <w:trPr>
          <w:trHeight w:val="2610"/>
        </w:trPr>
        <w:tc>
          <w:tcPr>
            <w:tcW w:w="9132" w:type="dxa"/>
          </w:tcPr>
          <w:p w14:paraId="26A7331D" w14:textId="72B4C127" w:rsidR="002772AF" w:rsidRPr="00840EE8" w:rsidRDefault="007701BB" w:rsidP="004C4264">
            <w:pPr>
              <w:pStyle w:val="Content"/>
              <w:framePr w:hSpace="0" w:wrap="auto" w:vAnchor="margin" w:hAnchor="text" w:yAlign="inline"/>
              <w:rPr>
                <w:rFonts w:ascii="Arial" w:hAnsi="Arial" w:cs="Arial"/>
                <w:sz w:val="24"/>
                <w:szCs w:val="24"/>
              </w:rPr>
            </w:pPr>
            <w:r>
              <w:rPr>
                <w:noProof/>
              </w:rPr>
              <w:lastRenderedPageBreak/>
              <w:drawing>
                <wp:inline distT="0" distB="0" distL="0" distR="0" wp14:anchorId="1B62E663" wp14:editId="29CD9DEB">
                  <wp:extent cx="2763274" cy="1554500"/>
                  <wp:effectExtent l="0" t="0" r="0" b="7620"/>
                  <wp:docPr id="103" name="Picture 103" descr="Data analytics là gì? Cách trở thành một data analy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analytics là gì? Cách trở thành một data analy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0287" cy="1564071"/>
                          </a:xfrm>
                          <a:prstGeom prst="rect">
                            <a:avLst/>
                          </a:prstGeom>
                          <a:noFill/>
                          <a:ln>
                            <a:noFill/>
                          </a:ln>
                        </pic:spPr>
                      </pic:pic>
                    </a:graphicData>
                  </a:graphic>
                </wp:inline>
              </w:drawing>
            </w:r>
          </w:p>
        </w:tc>
        <w:tc>
          <w:tcPr>
            <w:tcW w:w="929" w:type="dxa"/>
            <w:vMerge w:val="restart"/>
          </w:tcPr>
          <w:p w14:paraId="7760AC7C" w14:textId="77777777" w:rsidR="002772AF" w:rsidRPr="002178B9" w:rsidRDefault="002772AF" w:rsidP="004C4264">
            <w:pPr>
              <w:pStyle w:val="Content"/>
              <w:framePr w:hSpace="0" w:wrap="auto" w:vAnchor="margin" w:hAnchor="text" w:yAlign="inline"/>
            </w:pPr>
          </w:p>
        </w:tc>
      </w:tr>
      <w:tr w:rsidR="00981B1E" w14:paraId="455D6663" w14:textId="77777777" w:rsidTr="004C4264">
        <w:trPr>
          <w:trHeight w:val="2685"/>
        </w:trPr>
        <w:tc>
          <w:tcPr>
            <w:tcW w:w="9132" w:type="dxa"/>
          </w:tcPr>
          <w:p w14:paraId="10F2D435" w14:textId="77777777" w:rsidR="002772AF" w:rsidRPr="002178B9" w:rsidRDefault="002772AF" w:rsidP="004C4264">
            <w:pPr>
              <w:pStyle w:val="Content"/>
              <w:framePr w:hSpace="0" w:wrap="auto" w:vAnchor="margin" w:hAnchor="text" w:yAlign="inline"/>
            </w:pPr>
            <w:r>
              <w:rPr>
                <w:noProof/>
              </w:rPr>
              <mc:AlternateContent>
                <mc:Choice Requires="wps">
                  <w:drawing>
                    <wp:inline distT="0" distB="0" distL="0" distR="0" wp14:anchorId="7800E384" wp14:editId="5E149759">
                      <wp:extent cx="4377447" cy="5563518"/>
                      <wp:effectExtent l="0" t="0" r="0" b="0"/>
                      <wp:docPr id="28" name="Text Box 28"/>
                      <wp:cNvGraphicFramePr/>
                      <a:graphic xmlns:a="http://schemas.openxmlformats.org/drawingml/2006/main">
                        <a:graphicData uri="http://schemas.microsoft.com/office/word/2010/wordprocessingShape">
                          <wps:wsp>
                            <wps:cNvSpPr txBox="1"/>
                            <wps:spPr>
                              <a:xfrm>
                                <a:off x="0" y="0"/>
                                <a:ext cx="4377447" cy="5563518"/>
                              </a:xfrm>
                              <a:prstGeom prst="rect">
                                <a:avLst/>
                              </a:prstGeom>
                              <a:noFill/>
                              <a:ln w="6350">
                                <a:noFill/>
                              </a:ln>
                            </wps:spPr>
                            <wps:txbx>
                              <w:txbxContent>
                                <w:p w14:paraId="6FB39E26" w14:textId="0118BDE2" w:rsidR="002772AF" w:rsidRPr="007F0B7B" w:rsidRDefault="000F5210" w:rsidP="000F5210">
                                  <w:pPr>
                                    <w:pStyle w:val="Heading2"/>
                                    <w:numPr>
                                      <w:ilvl w:val="0"/>
                                      <w:numId w:val="22"/>
                                    </w:numPr>
                                    <w:rPr>
                                      <w:rFonts w:ascii="Arial" w:hAnsi="Arial" w:cs="Arial"/>
                                      <w:i/>
                                      <w:iCs/>
                                      <w:color w:val="auto"/>
                                      <w:sz w:val="28"/>
                                      <w:szCs w:val="28"/>
                                    </w:rPr>
                                  </w:pPr>
                                  <w:r w:rsidRPr="007F0B7B">
                                    <w:rPr>
                                      <w:rFonts w:ascii="Arial" w:hAnsi="Arial" w:cs="Arial"/>
                                      <w:i/>
                                      <w:iCs/>
                                      <w:color w:val="auto"/>
                                      <w:sz w:val="28"/>
                                      <w:szCs w:val="28"/>
                                    </w:rPr>
                                    <w:t xml:space="preserve">Power Query </w:t>
                                  </w:r>
                                </w:p>
                                <w:p w14:paraId="2D394512" w14:textId="4A190DAA" w:rsidR="00AA35F9" w:rsidRDefault="00AA35F9" w:rsidP="00AA35F9">
                                  <w:pPr>
                                    <w:rPr>
                                      <w:rFonts w:ascii="Arial" w:hAnsi="Arial" w:cs="Arial"/>
                                      <w:b w:val="0"/>
                                      <w:bCs/>
                                      <w:sz w:val="24"/>
                                      <w:szCs w:val="24"/>
                                    </w:rPr>
                                  </w:pPr>
                                  <w:r w:rsidRPr="00AA35F9">
                                    <w:rPr>
                                      <w:rFonts w:ascii="Arial" w:hAnsi="Arial" w:cs="Arial"/>
                                      <w:b w:val="0"/>
                                      <w:bCs/>
                                      <w:sz w:val="24"/>
                                      <w:szCs w:val="24"/>
                                    </w:rPr>
                                    <w:t>Data</w:t>
                                  </w:r>
                                  <w:r w:rsidR="0016700D">
                                    <w:rPr>
                                      <w:rFonts w:ascii="Arial" w:hAnsi="Arial" w:cs="Arial"/>
                                      <w:b w:val="0"/>
                                      <w:bCs/>
                                      <w:sz w:val="24"/>
                                      <w:szCs w:val="24"/>
                                    </w:rPr>
                                    <w:t>, “</w:t>
                                  </w:r>
                                  <w:proofErr w:type="spellStart"/>
                                  <w:r w:rsidR="0016700D">
                                    <w:rPr>
                                      <w:rFonts w:ascii="Arial" w:hAnsi="Arial" w:cs="Arial"/>
                                      <w:b w:val="0"/>
                                      <w:bCs/>
                                      <w:sz w:val="24"/>
                                      <w:szCs w:val="24"/>
                                    </w:rPr>
                                    <w:t>NewJerseySales</w:t>
                                  </w:r>
                                  <w:proofErr w:type="spellEnd"/>
                                  <w:r w:rsidR="0016700D">
                                    <w:rPr>
                                      <w:rFonts w:ascii="Arial" w:hAnsi="Arial" w:cs="Arial"/>
                                      <w:b w:val="0"/>
                                      <w:bCs/>
                                      <w:sz w:val="24"/>
                                      <w:szCs w:val="24"/>
                                    </w:rPr>
                                    <w:t>”,</w:t>
                                  </w:r>
                                  <w:r w:rsidRPr="00AA35F9">
                                    <w:rPr>
                                      <w:rFonts w:ascii="Arial" w:hAnsi="Arial" w:cs="Arial"/>
                                      <w:b w:val="0"/>
                                      <w:bCs/>
                                      <w:sz w:val="24"/>
                                      <w:szCs w:val="24"/>
                                    </w:rPr>
                                    <w:t xml:space="preserve"> is sourced in the excel folder posted on </w:t>
                                  </w:r>
                                  <w:proofErr w:type="spellStart"/>
                                  <w:r w:rsidRPr="00AA35F9">
                                    <w:rPr>
                                      <w:rFonts w:ascii="Arial" w:hAnsi="Arial" w:cs="Arial"/>
                                      <w:b w:val="0"/>
                                      <w:bCs/>
                                      <w:sz w:val="24"/>
                                      <w:szCs w:val="24"/>
                                    </w:rPr>
                                    <w:t>JustIt’s</w:t>
                                  </w:r>
                                  <w:proofErr w:type="spellEnd"/>
                                  <w:r w:rsidRPr="00AA35F9">
                                    <w:rPr>
                                      <w:rFonts w:ascii="Arial" w:hAnsi="Arial" w:cs="Arial"/>
                                      <w:b w:val="0"/>
                                      <w:bCs/>
                                      <w:sz w:val="24"/>
                                      <w:szCs w:val="24"/>
                                    </w:rPr>
                                    <w:t xml:space="preserve"> share point, downloaded, and saved on the home PC. </w:t>
                                  </w:r>
                                </w:p>
                                <w:p w14:paraId="2E776C3A" w14:textId="2457FB44" w:rsidR="0016700D" w:rsidRDefault="0016700D" w:rsidP="00AA35F9">
                                  <w:pPr>
                                    <w:rPr>
                                      <w:rFonts w:ascii="Arial" w:hAnsi="Arial" w:cs="Arial"/>
                                      <w:b w:val="0"/>
                                      <w:bCs/>
                                      <w:sz w:val="24"/>
                                      <w:szCs w:val="24"/>
                                    </w:rPr>
                                  </w:pPr>
                                  <w:r w:rsidRPr="0016700D">
                                    <w:rPr>
                                      <w:rFonts w:ascii="Arial" w:hAnsi="Arial" w:cs="Arial"/>
                                      <w:sz w:val="24"/>
                                      <w:szCs w:val="24"/>
                                    </w:rPr>
                                    <w:t>Step 1</w:t>
                                  </w:r>
                                  <w:r>
                                    <w:rPr>
                                      <w:rFonts w:ascii="Arial" w:hAnsi="Arial" w:cs="Arial"/>
                                      <w:b w:val="0"/>
                                      <w:bCs/>
                                      <w:sz w:val="24"/>
                                      <w:szCs w:val="24"/>
                                    </w:rPr>
                                    <w:t>: Get Data</w:t>
                                  </w:r>
                                </w:p>
                                <w:p w14:paraId="4A029A82" w14:textId="04907E4A" w:rsidR="0016700D" w:rsidRDefault="0016700D" w:rsidP="00AA35F9">
                                  <w:pPr>
                                    <w:rPr>
                                      <w:rFonts w:ascii="Arial" w:hAnsi="Arial" w:cs="Arial"/>
                                      <w:b w:val="0"/>
                                      <w:bCs/>
                                      <w:sz w:val="24"/>
                                      <w:szCs w:val="24"/>
                                    </w:rPr>
                                  </w:pPr>
                                  <w:r w:rsidRPr="0016700D">
                                    <w:rPr>
                                      <w:rFonts w:ascii="Arial" w:hAnsi="Arial" w:cs="Arial"/>
                                      <w:sz w:val="24"/>
                                      <w:szCs w:val="24"/>
                                    </w:rPr>
                                    <w:t>Step 2</w:t>
                                  </w:r>
                                  <w:r>
                                    <w:rPr>
                                      <w:rFonts w:ascii="Arial" w:hAnsi="Arial" w:cs="Arial"/>
                                      <w:b w:val="0"/>
                                      <w:bCs/>
                                      <w:sz w:val="24"/>
                                      <w:szCs w:val="24"/>
                                    </w:rPr>
                                    <w:t>: Transform Data, replace null values and round up Decimal numbers to currency.</w:t>
                                  </w:r>
                                </w:p>
                                <w:p w14:paraId="00A9AB11" w14:textId="3D178368" w:rsidR="0016700D" w:rsidRDefault="0016700D" w:rsidP="00AA35F9">
                                  <w:pPr>
                                    <w:rPr>
                                      <w:rFonts w:ascii="Arial" w:hAnsi="Arial" w:cs="Arial"/>
                                      <w:b w:val="0"/>
                                      <w:bCs/>
                                      <w:sz w:val="24"/>
                                      <w:szCs w:val="24"/>
                                    </w:rPr>
                                  </w:pPr>
                                  <w:r w:rsidRPr="0016700D">
                                    <w:rPr>
                                      <w:rFonts w:ascii="Arial" w:hAnsi="Arial" w:cs="Arial"/>
                                      <w:sz w:val="24"/>
                                      <w:szCs w:val="24"/>
                                    </w:rPr>
                                    <w:t>Step 3</w:t>
                                  </w:r>
                                  <w:r>
                                    <w:rPr>
                                      <w:rFonts w:ascii="Arial" w:hAnsi="Arial" w:cs="Arial"/>
                                      <w:b w:val="0"/>
                                      <w:bCs/>
                                      <w:sz w:val="24"/>
                                      <w:szCs w:val="24"/>
                                    </w:rPr>
                                    <w:t>: Create a pivot table and bar chart. Style the bar chart.</w:t>
                                  </w:r>
                                </w:p>
                                <w:p w14:paraId="7E902707" w14:textId="05C3F242" w:rsidR="000F5210" w:rsidRPr="007F0B7B" w:rsidRDefault="000F5210" w:rsidP="0016700D">
                                  <w:pPr>
                                    <w:pStyle w:val="ListParagraph"/>
                                    <w:numPr>
                                      <w:ilvl w:val="0"/>
                                      <w:numId w:val="22"/>
                                    </w:numPr>
                                    <w:rPr>
                                      <w:rFonts w:ascii="Arial" w:hAnsi="Arial" w:cs="Arial"/>
                                      <w:i/>
                                      <w:iCs/>
                                    </w:rPr>
                                  </w:pPr>
                                  <w:r w:rsidRPr="007F0B7B">
                                    <w:rPr>
                                      <w:rFonts w:ascii="Arial" w:hAnsi="Arial" w:cs="Arial"/>
                                      <w:i/>
                                      <w:iCs/>
                                    </w:rPr>
                                    <w:t>Power BI</w:t>
                                  </w:r>
                                </w:p>
                                <w:p w14:paraId="493192FC" w14:textId="0785FAC8" w:rsidR="0016700D" w:rsidRDefault="0016700D" w:rsidP="0016700D">
                                  <w:pPr>
                                    <w:rPr>
                                      <w:rFonts w:ascii="Arial" w:hAnsi="Arial" w:cs="Arial"/>
                                      <w:b w:val="0"/>
                                      <w:bCs/>
                                    </w:rPr>
                                  </w:pPr>
                                  <w:r>
                                    <w:rPr>
                                      <w:rFonts w:ascii="Arial" w:hAnsi="Arial" w:cs="Arial"/>
                                      <w:b w:val="0"/>
                                      <w:bCs/>
                                    </w:rPr>
                                    <w:t>“</w:t>
                                  </w:r>
                                  <w:proofErr w:type="spellStart"/>
                                  <w:r>
                                    <w:rPr>
                                      <w:rFonts w:ascii="Arial" w:hAnsi="Arial" w:cs="Arial"/>
                                      <w:b w:val="0"/>
                                      <w:bCs/>
                                    </w:rPr>
                                    <w:t>NewJerseySales</w:t>
                                  </w:r>
                                  <w:proofErr w:type="spellEnd"/>
                                  <w:r>
                                    <w:rPr>
                                      <w:rFonts w:ascii="Arial" w:hAnsi="Arial" w:cs="Arial"/>
                                      <w:b w:val="0"/>
                                      <w:bCs/>
                                    </w:rPr>
                                    <w:t xml:space="preserve">” is used for data. The data has been cleaned in Power Query. The following components are created to make up a dashboard presenting the sales in New Jersey in 2021: </w:t>
                                  </w:r>
                                  <w:r w:rsidR="007F0B7B">
                                    <w:rPr>
                                      <w:rFonts w:ascii="Arial" w:hAnsi="Arial" w:cs="Arial"/>
                                      <w:b w:val="0"/>
                                      <w:bCs/>
                                    </w:rPr>
                                    <w:t xml:space="preserve">New columns, box with the heading, calculation boxes showing the sum of </w:t>
                                  </w:r>
                                  <w:proofErr w:type="gramStart"/>
                                  <w:r w:rsidR="007F0B7B">
                                    <w:rPr>
                                      <w:rFonts w:ascii="Arial" w:hAnsi="Arial" w:cs="Arial"/>
                                      <w:b w:val="0"/>
                                      <w:bCs/>
                                    </w:rPr>
                                    <w:t>a  single</w:t>
                                  </w:r>
                                  <w:proofErr w:type="gramEnd"/>
                                  <w:r w:rsidR="007F0B7B">
                                    <w:rPr>
                                      <w:rFonts w:ascii="Arial" w:hAnsi="Arial" w:cs="Arial"/>
                                      <w:b w:val="0"/>
                                      <w:bCs/>
                                    </w:rPr>
                                    <w:t xml:space="preserve"> column, line chart, area chart, pie chart and funnel chart and also a zoom bar.</w:t>
                                  </w:r>
                                </w:p>
                                <w:p w14:paraId="686C9C6C" w14:textId="2910C87A" w:rsidR="002772AF" w:rsidRPr="007F0B7B" w:rsidRDefault="000F5210" w:rsidP="007F0B7B">
                                  <w:pPr>
                                    <w:pStyle w:val="ListParagraph"/>
                                    <w:numPr>
                                      <w:ilvl w:val="0"/>
                                      <w:numId w:val="22"/>
                                    </w:numPr>
                                    <w:rPr>
                                      <w:rFonts w:ascii="Arial" w:hAnsi="Arial" w:cs="Arial"/>
                                      <w:i/>
                                      <w:iCs/>
                                    </w:rPr>
                                  </w:pPr>
                                  <w:r w:rsidRPr="007F0B7B">
                                    <w:rPr>
                                      <w:rFonts w:ascii="Arial" w:hAnsi="Arial" w:cs="Arial"/>
                                      <w:i/>
                                      <w:iCs/>
                                    </w:rPr>
                                    <w:t>Tableau</w:t>
                                  </w:r>
                                </w:p>
                                <w:p w14:paraId="03E7A693" w14:textId="0BA13C37" w:rsidR="007F0B7B" w:rsidRDefault="007F0B7B" w:rsidP="007F0B7B">
                                  <w:pPr>
                                    <w:rPr>
                                      <w:rFonts w:ascii="Arial" w:hAnsi="Arial" w:cs="Arial"/>
                                      <w:b w:val="0"/>
                                      <w:bCs/>
                                      <w:sz w:val="24"/>
                                      <w:szCs w:val="24"/>
                                    </w:rPr>
                                  </w:pPr>
                                  <w:r w:rsidRPr="007F0B7B">
                                    <w:rPr>
                                      <w:rFonts w:ascii="Arial" w:hAnsi="Arial" w:cs="Arial"/>
                                      <w:b w:val="0"/>
                                      <w:bCs/>
                                      <w:sz w:val="24"/>
                                      <w:szCs w:val="24"/>
                                    </w:rPr>
                                    <w:t>“</w:t>
                                  </w:r>
                                  <w:proofErr w:type="spellStart"/>
                                  <w:r w:rsidRPr="007F0B7B">
                                    <w:rPr>
                                      <w:rFonts w:ascii="Arial" w:hAnsi="Arial" w:cs="Arial"/>
                                      <w:b w:val="0"/>
                                      <w:bCs/>
                                      <w:sz w:val="24"/>
                                      <w:szCs w:val="24"/>
                                    </w:rPr>
                                    <w:t>NewJerseySales</w:t>
                                  </w:r>
                                  <w:proofErr w:type="spellEnd"/>
                                  <w:r w:rsidRPr="007F0B7B">
                                    <w:rPr>
                                      <w:rFonts w:ascii="Arial" w:hAnsi="Arial" w:cs="Arial"/>
                                      <w:b w:val="0"/>
                                      <w:bCs/>
                                      <w:sz w:val="24"/>
                                      <w:szCs w:val="24"/>
                                    </w:rPr>
                                    <w:t>” is used for this dashboard in Tableau.</w:t>
                                  </w:r>
                                  <w:r>
                                    <w:rPr>
                                      <w:rFonts w:ascii="Arial" w:hAnsi="Arial" w:cs="Arial"/>
                                      <w:b w:val="0"/>
                                      <w:bCs/>
                                      <w:sz w:val="24"/>
                                      <w:szCs w:val="24"/>
                                    </w:rPr>
                                    <w:t xml:space="preserve"> Three worksheets are used to make the dashboard.</w:t>
                                  </w:r>
                                </w:p>
                                <w:p w14:paraId="68CAF20A" w14:textId="106CA4CF" w:rsidR="007F0B7B" w:rsidRDefault="007F0B7B" w:rsidP="007F0B7B">
                                  <w:pPr>
                                    <w:rPr>
                                      <w:rFonts w:ascii="Arial" w:hAnsi="Arial" w:cs="Arial"/>
                                      <w:b w:val="0"/>
                                      <w:bCs/>
                                      <w:sz w:val="24"/>
                                      <w:szCs w:val="24"/>
                                    </w:rPr>
                                  </w:pPr>
                                  <w:r>
                                    <w:rPr>
                                      <w:rFonts w:ascii="Arial" w:hAnsi="Arial" w:cs="Arial"/>
                                      <w:b w:val="0"/>
                                      <w:bCs/>
                                      <w:sz w:val="24"/>
                                      <w:szCs w:val="24"/>
                                    </w:rPr>
                                    <w:t>Worksheet 1: The map</w:t>
                                  </w:r>
                                </w:p>
                                <w:p w14:paraId="329B7C0C" w14:textId="32FB4795" w:rsidR="007F0B7B" w:rsidRDefault="007F0B7B" w:rsidP="007F0B7B">
                                  <w:pPr>
                                    <w:rPr>
                                      <w:rFonts w:ascii="Arial" w:hAnsi="Arial" w:cs="Arial"/>
                                      <w:b w:val="0"/>
                                      <w:bCs/>
                                      <w:sz w:val="24"/>
                                      <w:szCs w:val="24"/>
                                    </w:rPr>
                                  </w:pPr>
                                  <w:r>
                                    <w:rPr>
                                      <w:rFonts w:ascii="Arial" w:hAnsi="Arial" w:cs="Arial"/>
                                      <w:b w:val="0"/>
                                      <w:bCs/>
                                      <w:sz w:val="24"/>
                                      <w:szCs w:val="24"/>
                                    </w:rPr>
                                    <w:t>Worksheet 2: The Horizontal Bar Chart</w:t>
                                  </w:r>
                                </w:p>
                                <w:p w14:paraId="13E60B6E" w14:textId="378AA220" w:rsidR="007F0B7B" w:rsidRDefault="007F0B7B" w:rsidP="007F0B7B">
                                  <w:pPr>
                                    <w:rPr>
                                      <w:rFonts w:ascii="Arial" w:hAnsi="Arial" w:cs="Arial"/>
                                      <w:b w:val="0"/>
                                      <w:bCs/>
                                      <w:sz w:val="24"/>
                                      <w:szCs w:val="24"/>
                                    </w:rPr>
                                  </w:pPr>
                                  <w:r>
                                    <w:rPr>
                                      <w:rFonts w:ascii="Arial" w:hAnsi="Arial" w:cs="Arial"/>
                                      <w:b w:val="0"/>
                                      <w:bCs/>
                                      <w:sz w:val="24"/>
                                      <w:szCs w:val="24"/>
                                    </w:rPr>
                                    <w:t>Worksheet 3: Packed Bubbles</w:t>
                                  </w:r>
                                </w:p>
                                <w:p w14:paraId="63400169" w14:textId="77777777" w:rsidR="007F0B7B" w:rsidRPr="007F0B7B" w:rsidRDefault="007F0B7B" w:rsidP="007F0B7B">
                                  <w:pPr>
                                    <w:rPr>
                                      <w:rFonts w:ascii="Arial" w:hAnsi="Arial" w:cs="Arial"/>
                                      <w:b w:val="0"/>
                                      <w:bCs/>
                                      <w:sz w:val="24"/>
                                      <w:szCs w:val="24"/>
                                    </w:rPr>
                                  </w:pPr>
                                </w:p>
                                <w:p w14:paraId="29B9B959" w14:textId="77777777" w:rsidR="002772AF" w:rsidRPr="00154DFA" w:rsidRDefault="002772AF" w:rsidP="002772AF">
                                  <w:pPr>
                                    <w:pStyle w:val="Content"/>
                                    <w:rPr>
                                      <w:rFonts w:ascii="Arial" w:hAnsi="Arial" w:cs="Arial"/>
                                      <w:bCs/>
                                      <w:color w:val="auto"/>
                                      <w:sz w:val="24"/>
                                      <w:szCs w:val="24"/>
                                    </w:rPr>
                                  </w:pP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7800E384" id="Text Box 28" o:spid="_x0000_s1030" type="#_x0000_t202" style="width:344.7pt;height:43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" filled="f" stroked="f" strokeweight=".5pt">
                      <v:textbox inset=",14.4pt">
                        <w:txbxContent>
                          <w:p w14:paraId="6FB39E26" w14:textId="0118BDE2" w:rsidR="002772AF" w:rsidRPr="007F0B7B" w:rsidRDefault="000F5210" w:rsidP="000F5210">
                            <w:pPr>
                              <w:pStyle w:val="Heading2"/>
                              <w:numPr>
                                <w:ilvl w:val="0"/>
                                <w:numId w:val="22"/>
                              </w:numPr>
                              <w:rPr>
                                <w:rFonts w:ascii="Arial" w:hAnsi="Arial" w:cs="Arial"/>
                                <w:i/>
                                <w:iCs/>
                                <w:color w:val="auto"/>
                                <w:sz w:val="28"/>
                                <w:szCs w:val="28"/>
                              </w:rPr>
                            </w:pPr>
                            <w:r w:rsidRPr="007F0B7B">
                              <w:rPr>
                                <w:rFonts w:ascii="Arial" w:hAnsi="Arial" w:cs="Arial"/>
                                <w:i/>
                                <w:iCs/>
                                <w:color w:val="auto"/>
                                <w:sz w:val="28"/>
                                <w:szCs w:val="28"/>
                              </w:rPr>
                              <w:t xml:space="preserve">Power Query </w:t>
                            </w:r>
                          </w:p>
                          <w:p w14:paraId="2D394512" w14:textId="4A190DAA" w:rsidR="00AA35F9" w:rsidRDefault="00AA35F9" w:rsidP="00AA35F9">
                            <w:pPr>
                              <w:rPr>
                                <w:rFonts w:ascii="Arial" w:hAnsi="Arial" w:cs="Arial"/>
                                <w:b w:val="0"/>
                                <w:bCs/>
                                <w:sz w:val="24"/>
                                <w:szCs w:val="24"/>
                              </w:rPr>
                            </w:pPr>
                            <w:r w:rsidRPr="00AA35F9">
                              <w:rPr>
                                <w:rFonts w:ascii="Arial" w:hAnsi="Arial" w:cs="Arial"/>
                                <w:b w:val="0"/>
                                <w:bCs/>
                                <w:sz w:val="24"/>
                                <w:szCs w:val="24"/>
                              </w:rPr>
                              <w:t>Data</w:t>
                            </w:r>
                            <w:r w:rsidR="0016700D">
                              <w:rPr>
                                <w:rFonts w:ascii="Arial" w:hAnsi="Arial" w:cs="Arial"/>
                                <w:b w:val="0"/>
                                <w:bCs/>
                                <w:sz w:val="24"/>
                                <w:szCs w:val="24"/>
                              </w:rPr>
                              <w:t>, “NewJerseySales”,</w:t>
                            </w:r>
                            <w:r w:rsidRPr="00AA35F9">
                              <w:rPr>
                                <w:rFonts w:ascii="Arial" w:hAnsi="Arial" w:cs="Arial"/>
                                <w:b w:val="0"/>
                                <w:bCs/>
                                <w:sz w:val="24"/>
                                <w:szCs w:val="24"/>
                              </w:rPr>
                              <w:t xml:space="preserve"> is sourced in the excel folder posted on JustIt’s share point, downloaded, and saved on the home PC. </w:t>
                            </w:r>
                          </w:p>
                          <w:p w14:paraId="2E776C3A" w14:textId="2457FB44" w:rsidR="0016700D" w:rsidRDefault="0016700D" w:rsidP="00AA35F9">
                            <w:pPr>
                              <w:rPr>
                                <w:rFonts w:ascii="Arial" w:hAnsi="Arial" w:cs="Arial"/>
                                <w:b w:val="0"/>
                                <w:bCs/>
                                <w:sz w:val="24"/>
                                <w:szCs w:val="24"/>
                              </w:rPr>
                            </w:pPr>
                            <w:r w:rsidRPr="0016700D">
                              <w:rPr>
                                <w:rFonts w:ascii="Arial" w:hAnsi="Arial" w:cs="Arial"/>
                                <w:sz w:val="24"/>
                                <w:szCs w:val="24"/>
                              </w:rPr>
                              <w:t>Step 1</w:t>
                            </w:r>
                            <w:r>
                              <w:rPr>
                                <w:rFonts w:ascii="Arial" w:hAnsi="Arial" w:cs="Arial"/>
                                <w:b w:val="0"/>
                                <w:bCs/>
                                <w:sz w:val="24"/>
                                <w:szCs w:val="24"/>
                              </w:rPr>
                              <w:t>: Get Data</w:t>
                            </w:r>
                          </w:p>
                          <w:p w14:paraId="4A029A82" w14:textId="04907E4A" w:rsidR="0016700D" w:rsidRDefault="0016700D" w:rsidP="00AA35F9">
                            <w:pPr>
                              <w:rPr>
                                <w:rFonts w:ascii="Arial" w:hAnsi="Arial" w:cs="Arial"/>
                                <w:b w:val="0"/>
                                <w:bCs/>
                                <w:sz w:val="24"/>
                                <w:szCs w:val="24"/>
                              </w:rPr>
                            </w:pPr>
                            <w:r w:rsidRPr="0016700D">
                              <w:rPr>
                                <w:rFonts w:ascii="Arial" w:hAnsi="Arial" w:cs="Arial"/>
                                <w:sz w:val="24"/>
                                <w:szCs w:val="24"/>
                              </w:rPr>
                              <w:t>Step 2</w:t>
                            </w:r>
                            <w:r>
                              <w:rPr>
                                <w:rFonts w:ascii="Arial" w:hAnsi="Arial" w:cs="Arial"/>
                                <w:b w:val="0"/>
                                <w:bCs/>
                                <w:sz w:val="24"/>
                                <w:szCs w:val="24"/>
                              </w:rPr>
                              <w:t>: Transform Data, replace null values and round up Decimal numbers to currency.</w:t>
                            </w:r>
                          </w:p>
                          <w:p w14:paraId="00A9AB11" w14:textId="3D178368" w:rsidR="0016700D" w:rsidRDefault="0016700D" w:rsidP="00AA35F9">
                            <w:pPr>
                              <w:rPr>
                                <w:rFonts w:ascii="Arial" w:hAnsi="Arial" w:cs="Arial"/>
                                <w:b w:val="0"/>
                                <w:bCs/>
                                <w:sz w:val="24"/>
                                <w:szCs w:val="24"/>
                              </w:rPr>
                            </w:pPr>
                            <w:r w:rsidRPr="0016700D">
                              <w:rPr>
                                <w:rFonts w:ascii="Arial" w:hAnsi="Arial" w:cs="Arial"/>
                                <w:sz w:val="24"/>
                                <w:szCs w:val="24"/>
                              </w:rPr>
                              <w:t>Step 3</w:t>
                            </w:r>
                            <w:r>
                              <w:rPr>
                                <w:rFonts w:ascii="Arial" w:hAnsi="Arial" w:cs="Arial"/>
                                <w:b w:val="0"/>
                                <w:bCs/>
                                <w:sz w:val="24"/>
                                <w:szCs w:val="24"/>
                              </w:rPr>
                              <w:t>: Create a pivot table and bar chart. Style the bar chart.</w:t>
                            </w:r>
                          </w:p>
                          <w:p w14:paraId="7E902707" w14:textId="05C3F242" w:rsidR="000F5210" w:rsidRPr="007F0B7B" w:rsidRDefault="000F5210" w:rsidP="0016700D">
                            <w:pPr>
                              <w:pStyle w:val="ListParagraph"/>
                              <w:numPr>
                                <w:ilvl w:val="0"/>
                                <w:numId w:val="22"/>
                              </w:numPr>
                              <w:rPr>
                                <w:rFonts w:ascii="Arial" w:hAnsi="Arial" w:cs="Arial"/>
                                <w:i/>
                                <w:iCs/>
                              </w:rPr>
                            </w:pPr>
                            <w:r w:rsidRPr="007F0B7B">
                              <w:rPr>
                                <w:rFonts w:ascii="Arial" w:hAnsi="Arial" w:cs="Arial"/>
                                <w:i/>
                                <w:iCs/>
                              </w:rPr>
                              <w:t>Power BI</w:t>
                            </w:r>
                          </w:p>
                          <w:p w14:paraId="493192FC" w14:textId="0785FAC8" w:rsidR="0016700D" w:rsidRDefault="0016700D" w:rsidP="0016700D">
                            <w:pPr>
                              <w:rPr>
                                <w:rFonts w:ascii="Arial" w:hAnsi="Arial" w:cs="Arial"/>
                                <w:b w:val="0"/>
                                <w:bCs/>
                              </w:rPr>
                            </w:pPr>
                            <w:r>
                              <w:rPr>
                                <w:rFonts w:ascii="Arial" w:hAnsi="Arial" w:cs="Arial"/>
                                <w:b w:val="0"/>
                                <w:bCs/>
                              </w:rPr>
                              <w:t xml:space="preserve">“NewJerseySales” is used for data. The data has been cleaned in Power Query. The following components are created to make up a dashboard presenting the sales in New Jersey in 2021: </w:t>
                            </w:r>
                            <w:r w:rsidR="007F0B7B">
                              <w:rPr>
                                <w:rFonts w:ascii="Arial" w:hAnsi="Arial" w:cs="Arial"/>
                                <w:b w:val="0"/>
                                <w:bCs/>
                              </w:rPr>
                              <w:t>New columns, box with the heading, calculation boxes showing the sum of a  single column, line chart, area chart, pie chart and funnel chart and also a zoom bar.</w:t>
                            </w:r>
                          </w:p>
                          <w:p w14:paraId="686C9C6C" w14:textId="2910C87A" w:rsidR="002772AF" w:rsidRPr="007F0B7B" w:rsidRDefault="000F5210" w:rsidP="007F0B7B">
                            <w:pPr>
                              <w:pStyle w:val="ListParagraph"/>
                              <w:numPr>
                                <w:ilvl w:val="0"/>
                                <w:numId w:val="22"/>
                              </w:numPr>
                              <w:rPr>
                                <w:rFonts w:ascii="Arial" w:hAnsi="Arial" w:cs="Arial"/>
                                <w:i/>
                                <w:iCs/>
                              </w:rPr>
                            </w:pPr>
                            <w:r w:rsidRPr="007F0B7B">
                              <w:rPr>
                                <w:rFonts w:ascii="Arial" w:hAnsi="Arial" w:cs="Arial"/>
                                <w:i/>
                                <w:iCs/>
                              </w:rPr>
                              <w:t>Tableau</w:t>
                            </w:r>
                          </w:p>
                          <w:p w14:paraId="03E7A693" w14:textId="0BA13C37" w:rsidR="007F0B7B" w:rsidRDefault="007F0B7B" w:rsidP="007F0B7B">
                            <w:pPr>
                              <w:rPr>
                                <w:rFonts w:ascii="Arial" w:hAnsi="Arial" w:cs="Arial"/>
                                <w:b w:val="0"/>
                                <w:bCs/>
                                <w:sz w:val="24"/>
                                <w:szCs w:val="24"/>
                              </w:rPr>
                            </w:pPr>
                            <w:r w:rsidRPr="007F0B7B">
                              <w:rPr>
                                <w:rFonts w:ascii="Arial" w:hAnsi="Arial" w:cs="Arial"/>
                                <w:b w:val="0"/>
                                <w:bCs/>
                                <w:sz w:val="24"/>
                                <w:szCs w:val="24"/>
                              </w:rPr>
                              <w:t>“NewJerseySales” is used for this dashboard in Tableau.</w:t>
                            </w:r>
                            <w:r>
                              <w:rPr>
                                <w:rFonts w:ascii="Arial" w:hAnsi="Arial" w:cs="Arial"/>
                                <w:b w:val="0"/>
                                <w:bCs/>
                                <w:sz w:val="24"/>
                                <w:szCs w:val="24"/>
                              </w:rPr>
                              <w:t xml:space="preserve"> Three worksheets are used to make the dashboard.</w:t>
                            </w:r>
                          </w:p>
                          <w:p w14:paraId="68CAF20A" w14:textId="106CA4CF" w:rsidR="007F0B7B" w:rsidRDefault="007F0B7B" w:rsidP="007F0B7B">
                            <w:pPr>
                              <w:rPr>
                                <w:rFonts w:ascii="Arial" w:hAnsi="Arial" w:cs="Arial"/>
                                <w:b w:val="0"/>
                                <w:bCs/>
                                <w:sz w:val="24"/>
                                <w:szCs w:val="24"/>
                              </w:rPr>
                            </w:pPr>
                            <w:r>
                              <w:rPr>
                                <w:rFonts w:ascii="Arial" w:hAnsi="Arial" w:cs="Arial"/>
                                <w:b w:val="0"/>
                                <w:bCs/>
                                <w:sz w:val="24"/>
                                <w:szCs w:val="24"/>
                              </w:rPr>
                              <w:t>Worksheet 1: The map</w:t>
                            </w:r>
                          </w:p>
                          <w:p w14:paraId="329B7C0C" w14:textId="32FB4795" w:rsidR="007F0B7B" w:rsidRDefault="007F0B7B" w:rsidP="007F0B7B">
                            <w:pPr>
                              <w:rPr>
                                <w:rFonts w:ascii="Arial" w:hAnsi="Arial" w:cs="Arial"/>
                                <w:b w:val="0"/>
                                <w:bCs/>
                                <w:sz w:val="24"/>
                                <w:szCs w:val="24"/>
                              </w:rPr>
                            </w:pPr>
                            <w:r>
                              <w:rPr>
                                <w:rFonts w:ascii="Arial" w:hAnsi="Arial" w:cs="Arial"/>
                                <w:b w:val="0"/>
                                <w:bCs/>
                                <w:sz w:val="24"/>
                                <w:szCs w:val="24"/>
                              </w:rPr>
                              <w:t>Worksheet 2: The Horizontal Bar Chart</w:t>
                            </w:r>
                          </w:p>
                          <w:p w14:paraId="13E60B6E" w14:textId="378AA220" w:rsidR="007F0B7B" w:rsidRDefault="007F0B7B" w:rsidP="007F0B7B">
                            <w:pPr>
                              <w:rPr>
                                <w:rFonts w:ascii="Arial" w:hAnsi="Arial" w:cs="Arial"/>
                                <w:b w:val="0"/>
                                <w:bCs/>
                                <w:sz w:val="24"/>
                                <w:szCs w:val="24"/>
                              </w:rPr>
                            </w:pPr>
                            <w:r>
                              <w:rPr>
                                <w:rFonts w:ascii="Arial" w:hAnsi="Arial" w:cs="Arial"/>
                                <w:b w:val="0"/>
                                <w:bCs/>
                                <w:sz w:val="24"/>
                                <w:szCs w:val="24"/>
                              </w:rPr>
                              <w:t>Worksheet 3: Packed Bubbles</w:t>
                            </w:r>
                          </w:p>
                          <w:p w14:paraId="63400169" w14:textId="77777777" w:rsidR="007F0B7B" w:rsidRPr="007F0B7B" w:rsidRDefault="007F0B7B" w:rsidP="007F0B7B">
                            <w:pPr>
                              <w:rPr>
                                <w:rFonts w:ascii="Arial" w:hAnsi="Arial" w:cs="Arial"/>
                                <w:b w:val="0"/>
                                <w:bCs/>
                                <w:sz w:val="24"/>
                                <w:szCs w:val="24"/>
                              </w:rPr>
                            </w:pPr>
                          </w:p>
                          <w:p w14:paraId="29B9B959" w14:textId="77777777" w:rsidR="002772AF" w:rsidRPr="00154DFA" w:rsidRDefault="002772AF" w:rsidP="002772AF">
                            <w:pPr>
                              <w:pStyle w:val="Content"/>
                              <w:rPr>
                                <w:rFonts w:ascii="Arial" w:hAnsi="Arial" w:cs="Arial"/>
                                <w:bCs/>
                                <w:color w:val="auto"/>
                                <w:sz w:val="24"/>
                                <w:szCs w:val="24"/>
                              </w:rPr>
                            </w:pPr>
                          </w:p>
                        </w:txbxContent>
                      </v:textbox>
                      <w10:anchorlock/>
                    </v:shape>
                  </w:pict>
                </mc:Fallback>
              </mc:AlternateContent>
            </w:r>
          </w:p>
        </w:tc>
        <w:tc>
          <w:tcPr>
            <w:tcW w:w="929" w:type="dxa"/>
            <w:vMerge/>
          </w:tcPr>
          <w:p w14:paraId="4EC3B757" w14:textId="77777777" w:rsidR="002772AF" w:rsidRPr="002178B9" w:rsidRDefault="002772AF" w:rsidP="004C4264">
            <w:pPr>
              <w:pStyle w:val="Content"/>
              <w:framePr w:hSpace="0" w:wrap="auto" w:vAnchor="margin" w:hAnchor="text" w:yAlign="inline"/>
            </w:pPr>
          </w:p>
        </w:tc>
      </w:tr>
      <w:tr w:rsidR="00981B1E" w14:paraId="6A3BB49B" w14:textId="77777777" w:rsidTr="004C4264">
        <w:trPr>
          <w:trHeight w:val="2610"/>
        </w:trPr>
        <w:tc>
          <w:tcPr>
            <w:tcW w:w="9132" w:type="dxa"/>
          </w:tcPr>
          <w:p w14:paraId="1586B2C9" w14:textId="77777777" w:rsidR="003B73F9" w:rsidRPr="00C6005A" w:rsidRDefault="003B73F9" w:rsidP="003B73F9">
            <w:pPr>
              <w:pStyle w:val="Heading2"/>
              <w:framePr w:hSpace="0" w:wrap="auto" w:vAnchor="margin" w:hAnchor="text" w:yAlign="inline"/>
              <w:rPr>
                <w:color w:val="auto"/>
              </w:rPr>
            </w:pPr>
            <w:bookmarkStart w:id="2" w:name="_Hlk127368146"/>
            <w:r w:rsidRPr="00C6005A">
              <w:rPr>
                <w:color w:val="auto"/>
              </w:rPr>
              <w:lastRenderedPageBreak/>
              <w:t>CHAPTER 1</w:t>
            </w:r>
          </w:p>
          <w:bookmarkEnd w:id="2"/>
          <w:p w14:paraId="2B2DBF61" w14:textId="57720A56" w:rsidR="002772AF" w:rsidRPr="006B2C4C" w:rsidRDefault="006B2C4C" w:rsidP="004C4264">
            <w:pPr>
              <w:pStyle w:val="Content"/>
              <w:framePr w:hSpace="0" w:wrap="auto" w:vAnchor="margin" w:hAnchor="text" w:yAlign="inline"/>
              <w:rPr>
                <w:rFonts w:ascii="Arial" w:hAnsi="Arial" w:cs="Arial"/>
                <w:szCs w:val="28"/>
              </w:rPr>
            </w:pPr>
            <w:r w:rsidRPr="006B2C4C">
              <w:rPr>
                <w:noProof/>
                <w:szCs w:val="28"/>
              </w:rPr>
              <w:drawing>
                <wp:inline distT="0" distB="0" distL="0" distR="0" wp14:anchorId="4D0364ED" wp14:editId="723A47D2">
                  <wp:extent cx="5772839" cy="1036169"/>
                  <wp:effectExtent l="0" t="0" r="0" b="0"/>
                  <wp:docPr id="68" name="Picture 6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background pattern&#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8455" cy="1051536"/>
                          </a:xfrm>
                          <a:prstGeom prst="rect">
                            <a:avLst/>
                          </a:prstGeom>
                          <a:noFill/>
                          <a:ln>
                            <a:noFill/>
                          </a:ln>
                        </pic:spPr>
                      </pic:pic>
                    </a:graphicData>
                  </a:graphic>
                </wp:inline>
              </w:drawing>
            </w:r>
          </w:p>
          <w:p w14:paraId="43FBD0A0" w14:textId="2A9A23F2" w:rsidR="002772AF" w:rsidRPr="00840EE8" w:rsidRDefault="002772AF" w:rsidP="004C4264">
            <w:pPr>
              <w:pStyle w:val="Content"/>
              <w:framePr w:hSpace="0" w:wrap="auto" w:vAnchor="margin" w:hAnchor="text" w:yAlign="inline"/>
              <w:rPr>
                <w:rFonts w:ascii="Arial" w:hAnsi="Arial" w:cs="Arial"/>
                <w:sz w:val="24"/>
                <w:szCs w:val="24"/>
              </w:rPr>
            </w:pPr>
            <w:r w:rsidRPr="006B2C4C">
              <w:rPr>
                <w:rFonts w:ascii="Arial" w:hAnsi="Arial" w:cs="Arial"/>
                <w:szCs w:val="28"/>
              </w:rPr>
              <w:t>What is data</w:t>
            </w:r>
            <w:r w:rsidR="003B73F9" w:rsidRPr="006B2C4C">
              <w:rPr>
                <w:rFonts w:ascii="Arial" w:hAnsi="Arial" w:cs="Arial"/>
                <w:szCs w:val="28"/>
              </w:rPr>
              <w:t xml:space="preserve"> a</w:t>
            </w:r>
            <w:r w:rsidRPr="006B2C4C">
              <w:rPr>
                <w:rFonts w:ascii="Arial" w:hAnsi="Arial" w:cs="Arial"/>
                <w:szCs w:val="28"/>
              </w:rPr>
              <w:t>nd how much of it can we find out there?</w:t>
            </w:r>
          </w:p>
        </w:tc>
        <w:tc>
          <w:tcPr>
            <w:tcW w:w="929" w:type="dxa"/>
            <w:vMerge w:val="restart"/>
          </w:tcPr>
          <w:p w14:paraId="2E7F71C1" w14:textId="77777777" w:rsidR="002772AF" w:rsidRPr="002178B9" w:rsidRDefault="002772AF" w:rsidP="004C4264">
            <w:pPr>
              <w:pStyle w:val="Content"/>
              <w:framePr w:hSpace="0" w:wrap="auto" w:vAnchor="margin" w:hAnchor="text" w:yAlign="inline"/>
            </w:pPr>
          </w:p>
        </w:tc>
      </w:tr>
      <w:tr w:rsidR="00981B1E" w14:paraId="3D88183F" w14:textId="77777777" w:rsidTr="004C4264">
        <w:trPr>
          <w:trHeight w:val="2685"/>
        </w:trPr>
        <w:tc>
          <w:tcPr>
            <w:tcW w:w="9132" w:type="dxa"/>
          </w:tcPr>
          <w:p w14:paraId="0F8C80B1" w14:textId="77777777" w:rsidR="002772AF" w:rsidRPr="002178B9" w:rsidRDefault="002772AF" w:rsidP="004C4264">
            <w:pPr>
              <w:pStyle w:val="Content"/>
              <w:framePr w:hSpace="0" w:wrap="auto" w:vAnchor="margin" w:hAnchor="text" w:yAlign="inline"/>
            </w:pPr>
            <w:r>
              <w:rPr>
                <w:noProof/>
              </w:rPr>
              <mc:AlternateContent>
                <mc:Choice Requires="wps">
                  <w:drawing>
                    <wp:inline distT="0" distB="0" distL="0" distR="0" wp14:anchorId="4F550751" wp14:editId="0C069767">
                      <wp:extent cx="4377447" cy="5379396"/>
                      <wp:effectExtent l="0" t="0" r="0" b="2540"/>
                      <wp:docPr id="62" name="Text Box 62"/>
                      <wp:cNvGraphicFramePr/>
                      <a:graphic xmlns:a="http://schemas.openxmlformats.org/drawingml/2006/main">
                        <a:graphicData uri="http://schemas.microsoft.com/office/word/2010/wordprocessingShape">
                          <wps:wsp>
                            <wps:cNvSpPr txBox="1"/>
                            <wps:spPr>
                              <a:xfrm>
                                <a:off x="0" y="0"/>
                                <a:ext cx="4377447" cy="5379396"/>
                              </a:xfrm>
                              <a:prstGeom prst="rect">
                                <a:avLst/>
                              </a:prstGeom>
                              <a:noFill/>
                              <a:ln w="6350">
                                <a:noFill/>
                              </a:ln>
                            </wps:spPr>
                            <wps:txbx>
                              <w:txbxContent>
                                <w:p w14:paraId="55084434" w14:textId="77777777" w:rsidR="002772AF" w:rsidRPr="00954556" w:rsidRDefault="002772AF" w:rsidP="002772AF">
                                  <w:pPr>
                                    <w:pStyle w:val="Heading2"/>
                                    <w:rPr>
                                      <w:rFonts w:ascii="Arial" w:hAnsi="Arial" w:cs="Arial"/>
                                      <w:b w:val="0"/>
                                      <w:bCs/>
                                      <w:color w:val="0065BA" w:themeColor="accent1" w:themeShade="BF"/>
                                      <w:sz w:val="32"/>
                                      <w:szCs w:val="32"/>
                                    </w:rPr>
                                  </w:pPr>
                                  <w:r w:rsidRPr="00954556">
                                    <w:rPr>
                                      <w:rFonts w:ascii="Arial" w:hAnsi="Arial" w:cs="Arial"/>
                                      <w:b w:val="0"/>
                                      <w:bCs/>
                                      <w:color w:val="0065BA" w:themeColor="accent1" w:themeShade="BF"/>
                                      <w:sz w:val="32"/>
                                      <w:szCs w:val="32"/>
                                    </w:rPr>
                                    <w:t>Basic Concepts</w:t>
                                  </w:r>
                                </w:p>
                                <w:p w14:paraId="392D538F" w14:textId="77777777" w:rsidR="002772AF" w:rsidRPr="00367689" w:rsidRDefault="002772AF" w:rsidP="002772AF">
                                  <w:pPr>
                                    <w:pStyle w:val="Heading2"/>
                                    <w:rPr>
                                      <w:rFonts w:ascii="Arial" w:hAnsi="Arial" w:cs="Arial"/>
                                      <w:b w:val="0"/>
                                      <w:bCs/>
                                      <w:color w:val="auto"/>
                                      <w:sz w:val="24"/>
                                      <w:szCs w:val="24"/>
                                    </w:rPr>
                                  </w:pPr>
                                  <w:r w:rsidRPr="00367689">
                                    <w:rPr>
                                      <w:rFonts w:ascii="Arial" w:hAnsi="Arial" w:cs="Arial"/>
                                      <w:b w:val="0"/>
                                      <w:bCs/>
                                      <w:color w:val="auto"/>
                                      <w:sz w:val="24"/>
                                      <w:szCs w:val="24"/>
                                    </w:rPr>
                                    <w:t>All manual and automated inputs into the interface of a computer are considered data. Words, audio, numbers, images, and measurements are what humans enter and download using input devices such as a keyboard, mouse, touchpad, or screen touch. Available data can be enhanced for usage, making it possible to modify and transport it. Raw data or primary data is the state of untreated data generated globally every day by more than 3.7 billion users</w:t>
                                  </w:r>
                                  <w:r>
                                    <w:rPr>
                                      <w:rFonts w:ascii="Arial" w:hAnsi="Arial" w:cs="Arial"/>
                                      <w:b w:val="0"/>
                                      <w:bCs/>
                                      <w:color w:val="auto"/>
                                      <w:sz w:val="24"/>
                                      <w:szCs w:val="24"/>
                                    </w:rPr>
                                    <w:t>.</w:t>
                                  </w:r>
                                </w:p>
                                <w:p w14:paraId="1AEB7888" w14:textId="77777777" w:rsidR="002772AF" w:rsidRDefault="002772AF" w:rsidP="002772AF">
                                  <w:pPr>
                                    <w:pStyle w:val="Heading2"/>
                                    <w:rPr>
                                      <w:sz w:val="32"/>
                                      <w:szCs w:val="32"/>
                                    </w:rPr>
                                  </w:pPr>
                                </w:p>
                                <w:p w14:paraId="567BBC3E" w14:textId="77777777" w:rsidR="002772AF" w:rsidRPr="00954556" w:rsidRDefault="002772AF" w:rsidP="002772AF">
                                  <w:pPr>
                                    <w:pStyle w:val="Heading2"/>
                                    <w:rPr>
                                      <w:rFonts w:ascii="Arial" w:hAnsi="Arial" w:cs="Arial"/>
                                      <w:b w:val="0"/>
                                      <w:bCs/>
                                      <w:color w:val="0065BA" w:themeColor="accent1" w:themeShade="BF"/>
                                      <w:sz w:val="32"/>
                                      <w:szCs w:val="32"/>
                                    </w:rPr>
                                  </w:pPr>
                                  <w:r w:rsidRPr="00954556">
                                    <w:rPr>
                                      <w:rFonts w:ascii="Arial" w:hAnsi="Arial" w:cs="Arial"/>
                                      <w:b w:val="0"/>
                                      <w:bCs/>
                                      <w:color w:val="0065BA" w:themeColor="accent1" w:themeShade="BF"/>
                                      <w:sz w:val="32"/>
                                      <w:szCs w:val="32"/>
                                    </w:rPr>
                                    <w:t>What does Data look like?</w:t>
                                  </w:r>
                                </w:p>
                                <w:p w14:paraId="63F17142" w14:textId="77777777" w:rsidR="002772AF" w:rsidRPr="00571E0F" w:rsidRDefault="002772AF" w:rsidP="002772AF">
                                  <w:pPr>
                                    <w:rPr>
                                      <w:rFonts w:ascii="Arial" w:hAnsi="Arial" w:cs="Arial"/>
                                      <w:b w:val="0"/>
                                      <w:bCs/>
                                      <w:color w:val="auto"/>
                                      <w:sz w:val="24"/>
                                      <w:szCs w:val="24"/>
                                    </w:rPr>
                                  </w:pPr>
                                  <w:r w:rsidRPr="00571E0F">
                                    <w:rPr>
                                      <w:rFonts w:ascii="Arial" w:hAnsi="Arial" w:cs="Arial"/>
                                      <w:b w:val="0"/>
                                      <w:bCs/>
                                      <w:color w:val="auto"/>
                                      <w:sz w:val="24"/>
                                      <w:szCs w:val="24"/>
                                    </w:rPr>
                                    <w:t>A computer processes in the binary number system, consisting of 1s and 0s, the 1 is ON and 0 is OFF state of the electrical current. Users enter data by using interactive entry</w:t>
                                  </w:r>
                                  <w:proofErr w:type="gramStart"/>
                                  <w:r w:rsidRPr="00571E0F">
                                    <w:rPr>
                                      <w:rFonts w:ascii="Arial" w:hAnsi="Arial" w:cs="Arial"/>
                                      <w:b w:val="0"/>
                                      <w:bCs/>
                                      <w:color w:val="auto"/>
                                      <w:sz w:val="24"/>
                                      <w:szCs w:val="24"/>
                                    </w:rPr>
                                    <w:t>-  or</w:t>
                                  </w:r>
                                  <w:proofErr w:type="gramEnd"/>
                                  <w:r w:rsidRPr="00571E0F">
                                    <w:rPr>
                                      <w:rFonts w:ascii="Arial" w:hAnsi="Arial" w:cs="Arial"/>
                                      <w:b w:val="0"/>
                                      <w:bCs/>
                                      <w:color w:val="auto"/>
                                      <w:sz w:val="24"/>
                                      <w:szCs w:val="24"/>
                                    </w:rPr>
                                    <w:t xml:space="preserve"> search boxes which then translate into binary numbers by the ASCII number table. The ASCII table is the key covering columns for decimal numbers, hexadecimal numbers, and char which stands for characters including letters in upper and lower case and symbols.</w:t>
                                  </w:r>
                                </w:p>
                                <w:p w14:paraId="4092EFE8" w14:textId="77777777" w:rsidR="002772AF" w:rsidRPr="00154DFA" w:rsidRDefault="002772AF" w:rsidP="002772AF">
                                  <w:pPr>
                                    <w:rPr>
                                      <w:rFonts w:ascii="Arial" w:hAnsi="Arial" w:cs="Arial"/>
                                      <w:b w:val="0"/>
                                      <w:bCs/>
                                      <w:color w:val="auto"/>
                                      <w:sz w:val="24"/>
                                      <w:szCs w:val="24"/>
                                    </w:rPr>
                                  </w:pPr>
                                </w:p>
                                <w:p w14:paraId="600A6594" w14:textId="77777777" w:rsidR="002772AF" w:rsidRPr="00154DFA" w:rsidRDefault="002772AF" w:rsidP="002772AF">
                                  <w:pPr>
                                    <w:pStyle w:val="Content"/>
                                    <w:rPr>
                                      <w:rFonts w:ascii="Arial" w:hAnsi="Arial" w:cs="Arial"/>
                                      <w:bCs/>
                                      <w:color w:val="auto"/>
                                      <w:sz w:val="24"/>
                                      <w:szCs w:val="24"/>
                                    </w:rPr>
                                  </w:pP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4F550751" id="Text Box 62" o:spid="_x0000_s1031" type="#_x0000_t202" style="width:344.7pt;height:4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" filled="f" stroked="f" strokeweight=".5pt">
                      <v:textbox inset=",14.4pt">
                        <w:txbxContent>
                          <w:p w14:paraId="55084434" w14:textId="77777777" w:rsidR="002772AF" w:rsidRPr="00954556" w:rsidRDefault="002772AF" w:rsidP="002772AF">
                            <w:pPr>
                              <w:pStyle w:val="Heading2"/>
                              <w:rPr>
                                <w:rFonts w:ascii="Arial" w:hAnsi="Arial" w:cs="Arial"/>
                                <w:b w:val="0"/>
                                <w:bCs/>
                                <w:color w:val="0065BA" w:themeColor="accent1" w:themeShade="BF"/>
                                <w:sz w:val="32"/>
                                <w:szCs w:val="32"/>
                              </w:rPr>
                            </w:pPr>
                            <w:r w:rsidRPr="00954556">
                              <w:rPr>
                                <w:rFonts w:ascii="Arial" w:hAnsi="Arial" w:cs="Arial"/>
                                <w:b w:val="0"/>
                                <w:bCs/>
                                <w:color w:val="0065BA" w:themeColor="accent1" w:themeShade="BF"/>
                                <w:sz w:val="32"/>
                                <w:szCs w:val="32"/>
                              </w:rPr>
                              <w:t>Basic Concepts</w:t>
                            </w:r>
                          </w:p>
                          <w:p w14:paraId="392D538F" w14:textId="77777777" w:rsidR="002772AF" w:rsidRPr="00367689" w:rsidRDefault="002772AF" w:rsidP="002772AF">
                            <w:pPr>
                              <w:pStyle w:val="Heading2"/>
                              <w:rPr>
                                <w:rFonts w:ascii="Arial" w:hAnsi="Arial" w:cs="Arial"/>
                                <w:b w:val="0"/>
                                <w:bCs/>
                                <w:color w:val="auto"/>
                                <w:sz w:val="24"/>
                                <w:szCs w:val="24"/>
                              </w:rPr>
                            </w:pPr>
                            <w:r w:rsidRPr="00367689">
                              <w:rPr>
                                <w:rFonts w:ascii="Arial" w:hAnsi="Arial" w:cs="Arial"/>
                                <w:b w:val="0"/>
                                <w:bCs/>
                                <w:color w:val="auto"/>
                                <w:sz w:val="24"/>
                                <w:szCs w:val="24"/>
                              </w:rPr>
                              <w:t>All manual and automated inputs into the interface of a computer are considered data. Words, audio, numbers, images, and measurements are what humans enter and download using input devices such as a keyboard, mouse, touchpad, or screen touch. Available data can be enhanced for usage, making it possible to modify and transport it. Raw data or primary data is the state of untreated data generated globally every day by more than 3.7 billion users</w:t>
                            </w:r>
                            <w:r>
                              <w:rPr>
                                <w:rFonts w:ascii="Arial" w:hAnsi="Arial" w:cs="Arial"/>
                                <w:b w:val="0"/>
                                <w:bCs/>
                                <w:color w:val="auto"/>
                                <w:sz w:val="24"/>
                                <w:szCs w:val="24"/>
                              </w:rPr>
                              <w:t>.</w:t>
                            </w:r>
                          </w:p>
                          <w:p w14:paraId="1AEB7888" w14:textId="77777777" w:rsidR="002772AF" w:rsidRDefault="002772AF" w:rsidP="002772AF">
                            <w:pPr>
                              <w:pStyle w:val="Heading2"/>
                              <w:rPr>
                                <w:sz w:val="32"/>
                                <w:szCs w:val="32"/>
                              </w:rPr>
                            </w:pPr>
                          </w:p>
                          <w:p w14:paraId="567BBC3E" w14:textId="77777777" w:rsidR="002772AF" w:rsidRPr="00954556" w:rsidRDefault="002772AF" w:rsidP="002772AF">
                            <w:pPr>
                              <w:pStyle w:val="Heading2"/>
                              <w:rPr>
                                <w:rFonts w:ascii="Arial" w:hAnsi="Arial" w:cs="Arial"/>
                                <w:b w:val="0"/>
                                <w:bCs/>
                                <w:color w:val="0065BA" w:themeColor="accent1" w:themeShade="BF"/>
                                <w:sz w:val="32"/>
                                <w:szCs w:val="32"/>
                              </w:rPr>
                            </w:pPr>
                            <w:r w:rsidRPr="00954556">
                              <w:rPr>
                                <w:rFonts w:ascii="Arial" w:hAnsi="Arial" w:cs="Arial"/>
                                <w:b w:val="0"/>
                                <w:bCs/>
                                <w:color w:val="0065BA" w:themeColor="accent1" w:themeShade="BF"/>
                                <w:sz w:val="32"/>
                                <w:szCs w:val="32"/>
                              </w:rPr>
                              <w:t>What does Data look like?</w:t>
                            </w:r>
                          </w:p>
                          <w:p w14:paraId="63F17142" w14:textId="77777777" w:rsidR="002772AF" w:rsidRPr="00571E0F" w:rsidRDefault="002772AF" w:rsidP="002772AF">
                            <w:pPr>
                              <w:rPr>
                                <w:rFonts w:ascii="Arial" w:hAnsi="Arial" w:cs="Arial"/>
                                <w:b w:val="0"/>
                                <w:bCs/>
                                <w:color w:val="auto"/>
                                <w:sz w:val="24"/>
                                <w:szCs w:val="24"/>
                              </w:rPr>
                            </w:pPr>
                            <w:r w:rsidRPr="00571E0F">
                              <w:rPr>
                                <w:rFonts w:ascii="Arial" w:hAnsi="Arial" w:cs="Arial"/>
                                <w:b w:val="0"/>
                                <w:bCs/>
                                <w:color w:val="auto"/>
                                <w:sz w:val="24"/>
                                <w:szCs w:val="24"/>
                              </w:rPr>
                              <w:t>A computer processes in the binary number system, consisting of 1s and 0s, the 1 is ON and 0 is OFF state of the electrical current. Users enter data by using interactive entry-  or search boxes which then translate into binary numbers by the ASCII number table. The ASCII table is the key covering columns for decimal numbers, hexadecimal numbers, and char which stands for characters including letters in upper and lower case and symbols.</w:t>
                            </w:r>
                          </w:p>
                          <w:p w14:paraId="4092EFE8" w14:textId="77777777" w:rsidR="002772AF" w:rsidRPr="00154DFA" w:rsidRDefault="002772AF" w:rsidP="002772AF">
                            <w:pPr>
                              <w:rPr>
                                <w:rFonts w:ascii="Arial" w:hAnsi="Arial" w:cs="Arial"/>
                                <w:b w:val="0"/>
                                <w:bCs/>
                                <w:color w:val="auto"/>
                                <w:sz w:val="24"/>
                                <w:szCs w:val="24"/>
                              </w:rPr>
                            </w:pPr>
                          </w:p>
                          <w:p w14:paraId="600A6594" w14:textId="77777777" w:rsidR="002772AF" w:rsidRPr="00154DFA" w:rsidRDefault="002772AF" w:rsidP="002772AF">
                            <w:pPr>
                              <w:pStyle w:val="Content"/>
                              <w:rPr>
                                <w:rFonts w:ascii="Arial" w:hAnsi="Arial" w:cs="Arial"/>
                                <w:bCs/>
                                <w:color w:val="auto"/>
                                <w:sz w:val="24"/>
                                <w:szCs w:val="24"/>
                              </w:rPr>
                            </w:pPr>
                          </w:p>
                        </w:txbxContent>
                      </v:textbox>
                      <w10:anchorlock/>
                    </v:shape>
                  </w:pict>
                </mc:Fallback>
              </mc:AlternateContent>
            </w:r>
          </w:p>
        </w:tc>
        <w:tc>
          <w:tcPr>
            <w:tcW w:w="929" w:type="dxa"/>
            <w:vMerge/>
          </w:tcPr>
          <w:p w14:paraId="1C31CCBC" w14:textId="77777777" w:rsidR="002772AF" w:rsidRPr="002178B9" w:rsidRDefault="002772AF" w:rsidP="004C4264">
            <w:pPr>
              <w:pStyle w:val="Content"/>
              <w:framePr w:hSpace="0" w:wrap="auto" w:vAnchor="margin" w:hAnchor="text" w:yAlign="inline"/>
            </w:pPr>
          </w:p>
        </w:tc>
      </w:tr>
    </w:tbl>
    <w:p w14:paraId="105D2DCF" w14:textId="760F0D46" w:rsidR="007057F4" w:rsidRDefault="007057F4" w:rsidP="001F0AF0">
      <w:pPr>
        <w:spacing w:after="200"/>
      </w:pPr>
    </w:p>
    <w:p w14:paraId="0BFB25D3" w14:textId="6260C996" w:rsidR="006C2A97" w:rsidRDefault="009E7B8A" w:rsidP="001F0AF0">
      <w:pPr>
        <w:spacing w:after="200"/>
      </w:pPr>
      <w:r w:rsidRPr="009E7B8A">
        <w:rPr>
          <w:noProof/>
        </w:rPr>
        <w:lastRenderedPageBreak/>
        <mc:AlternateContent>
          <mc:Choice Requires="wps">
            <w:drawing>
              <wp:inline distT="0" distB="0" distL="0" distR="0" wp14:anchorId="36226878" wp14:editId="4A18E183">
                <wp:extent cx="6235430" cy="7217532"/>
                <wp:effectExtent l="0" t="0" r="0" b="2540"/>
                <wp:docPr id="39" name="Text Box 39"/>
                <wp:cNvGraphicFramePr/>
                <a:graphic xmlns:a="http://schemas.openxmlformats.org/drawingml/2006/main">
                  <a:graphicData uri="http://schemas.microsoft.com/office/word/2010/wordprocessingShape">
                    <wps:wsp>
                      <wps:cNvSpPr txBox="1"/>
                      <wps:spPr>
                        <a:xfrm>
                          <a:off x="0" y="0"/>
                          <a:ext cx="6235430" cy="7217532"/>
                        </a:xfrm>
                        <a:prstGeom prst="rect">
                          <a:avLst/>
                        </a:prstGeom>
                        <a:noFill/>
                        <a:ln w="6350">
                          <a:noFill/>
                        </a:ln>
                      </wps:spPr>
                      <wps:txbx>
                        <w:txbxContent>
                          <w:p w14:paraId="3DBF7237" w14:textId="63DC8B0C" w:rsidR="009E7B8A" w:rsidRPr="00954556" w:rsidRDefault="00097C55" w:rsidP="009E7B8A">
                            <w:pPr>
                              <w:pStyle w:val="Heading2"/>
                              <w:rPr>
                                <w:rFonts w:ascii="Arial" w:hAnsi="Arial" w:cs="Arial"/>
                                <w:color w:val="0065BA" w:themeColor="accent1" w:themeShade="BF"/>
                                <w:sz w:val="32"/>
                                <w:szCs w:val="32"/>
                              </w:rPr>
                            </w:pPr>
                            <w:r w:rsidRPr="00954556">
                              <w:rPr>
                                <w:rFonts w:ascii="Arial" w:hAnsi="Arial" w:cs="Arial"/>
                                <w:color w:val="0065BA" w:themeColor="accent1" w:themeShade="BF"/>
                                <w:sz w:val="32"/>
                                <w:szCs w:val="32"/>
                              </w:rPr>
                              <w:t>Data Structures</w:t>
                            </w:r>
                          </w:p>
                          <w:p w14:paraId="22A00085" w14:textId="10B1A46F" w:rsidR="00F75153" w:rsidRPr="00F75153" w:rsidRDefault="00F75153" w:rsidP="00F75153">
                            <w:pPr>
                              <w:rPr>
                                <w:rFonts w:ascii="Arial" w:hAnsi="Arial" w:cs="Arial"/>
                                <w:b w:val="0"/>
                                <w:bCs/>
                                <w:sz w:val="24"/>
                                <w:szCs w:val="24"/>
                              </w:rPr>
                            </w:pPr>
                            <w:r w:rsidRPr="00F75153">
                              <w:rPr>
                                <w:rFonts w:ascii="Arial" w:hAnsi="Arial" w:cs="Arial"/>
                                <w:b w:val="0"/>
                                <w:bCs/>
                                <w:sz w:val="24"/>
                                <w:szCs w:val="24"/>
                              </w:rPr>
                              <w:t xml:space="preserve">There are </w:t>
                            </w:r>
                            <w:r w:rsidRPr="008F1614">
                              <w:rPr>
                                <w:rFonts w:ascii="Arial" w:hAnsi="Arial" w:cs="Arial"/>
                                <w:b w:val="0"/>
                                <w:bCs/>
                                <w:color w:val="auto"/>
                                <w:sz w:val="24"/>
                                <w:szCs w:val="24"/>
                              </w:rPr>
                              <w:t xml:space="preserve">basic concepts </w:t>
                            </w:r>
                            <w:r w:rsidRPr="00F75153">
                              <w:rPr>
                                <w:rFonts w:ascii="Arial" w:hAnsi="Arial" w:cs="Arial"/>
                                <w:b w:val="0"/>
                                <w:bCs/>
                                <w:sz w:val="24"/>
                                <w:szCs w:val="24"/>
                              </w:rPr>
                              <w:t>referring to how data is generally organized, such as records and fields in a file</w:t>
                            </w:r>
                            <w:r>
                              <w:rPr>
                                <w:rFonts w:ascii="Arial" w:hAnsi="Arial" w:cs="Arial"/>
                                <w:b w:val="0"/>
                                <w:bCs/>
                                <w:sz w:val="24"/>
                                <w:szCs w:val="24"/>
                              </w:rPr>
                              <w:t xml:space="preserve">. </w:t>
                            </w:r>
                            <w:r w:rsidR="001563B6">
                              <w:rPr>
                                <w:rFonts w:ascii="Arial" w:hAnsi="Arial" w:cs="Arial"/>
                                <w:b w:val="0"/>
                                <w:bCs/>
                                <w:sz w:val="24"/>
                                <w:szCs w:val="24"/>
                              </w:rPr>
                              <w:t>Another is</w:t>
                            </w:r>
                            <w:r w:rsidRPr="00F75153">
                              <w:rPr>
                                <w:rFonts w:ascii="Arial" w:hAnsi="Arial" w:cs="Arial"/>
                                <w:b w:val="0"/>
                                <w:bCs/>
                                <w:sz w:val="24"/>
                                <w:szCs w:val="24"/>
                              </w:rPr>
                              <w:t xml:space="preserve"> grouped items</w:t>
                            </w:r>
                            <w:r w:rsidR="008C7B30">
                              <w:rPr>
                                <w:rFonts w:ascii="Arial" w:hAnsi="Arial" w:cs="Arial"/>
                                <w:b w:val="0"/>
                                <w:bCs/>
                                <w:sz w:val="24"/>
                                <w:szCs w:val="24"/>
                              </w:rPr>
                              <w:t xml:space="preserve"> which groups </w:t>
                            </w:r>
                            <w:r w:rsidR="001563B6">
                              <w:rPr>
                                <w:rFonts w:ascii="Arial" w:hAnsi="Arial" w:cs="Arial"/>
                                <w:b w:val="0"/>
                                <w:bCs/>
                                <w:sz w:val="24"/>
                                <w:szCs w:val="24"/>
                              </w:rPr>
                              <w:t xml:space="preserve">a person’s </w:t>
                            </w:r>
                            <w:r w:rsidRPr="00F75153">
                              <w:rPr>
                                <w:rFonts w:ascii="Arial" w:hAnsi="Arial" w:cs="Arial"/>
                                <w:b w:val="0"/>
                                <w:bCs/>
                                <w:sz w:val="24"/>
                                <w:szCs w:val="24"/>
                              </w:rPr>
                              <w:t>first</w:t>
                            </w:r>
                            <w:r w:rsidR="00DC27BB">
                              <w:rPr>
                                <w:rFonts w:ascii="Arial" w:hAnsi="Arial" w:cs="Arial"/>
                                <w:b w:val="0"/>
                                <w:bCs/>
                                <w:sz w:val="24"/>
                                <w:szCs w:val="24"/>
                              </w:rPr>
                              <w:t xml:space="preserve"> </w:t>
                            </w:r>
                            <w:r w:rsidRPr="00F75153">
                              <w:rPr>
                                <w:rFonts w:ascii="Arial" w:hAnsi="Arial" w:cs="Arial"/>
                                <w:b w:val="0"/>
                                <w:bCs/>
                                <w:sz w:val="24"/>
                                <w:szCs w:val="24"/>
                              </w:rPr>
                              <w:t xml:space="preserve">and last names </w:t>
                            </w:r>
                            <w:r w:rsidR="0072534A">
                              <w:rPr>
                                <w:rFonts w:ascii="Arial" w:hAnsi="Arial" w:cs="Arial"/>
                                <w:b w:val="0"/>
                                <w:bCs/>
                                <w:sz w:val="24"/>
                                <w:szCs w:val="24"/>
                              </w:rPr>
                              <w:t xml:space="preserve">in separate columns. These columns </w:t>
                            </w:r>
                            <w:r w:rsidRPr="00F75153">
                              <w:rPr>
                                <w:rFonts w:ascii="Arial" w:hAnsi="Arial" w:cs="Arial"/>
                                <w:b w:val="0"/>
                                <w:bCs/>
                                <w:sz w:val="24"/>
                                <w:szCs w:val="24"/>
                              </w:rPr>
                              <w:t>together identify a person</w:t>
                            </w:r>
                            <w:r w:rsidR="00841A4F">
                              <w:rPr>
                                <w:rFonts w:ascii="Arial" w:hAnsi="Arial" w:cs="Arial"/>
                                <w:b w:val="0"/>
                                <w:bCs/>
                                <w:sz w:val="24"/>
                                <w:szCs w:val="24"/>
                              </w:rPr>
                              <w:t xml:space="preserve"> and can be used to create </w:t>
                            </w:r>
                            <w:r w:rsidR="00DC27BB">
                              <w:rPr>
                                <w:rFonts w:ascii="Arial" w:hAnsi="Arial" w:cs="Arial"/>
                                <w:b w:val="0"/>
                                <w:bCs/>
                                <w:sz w:val="24"/>
                                <w:szCs w:val="24"/>
                              </w:rPr>
                              <w:t xml:space="preserve">a </w:t>
                            </w:r>
                            <w:r w:rsidR="00841A4F">
                              <w:rPr>
                                <w:rFonts w:ascii="Arial" w:hAnsi="Arial" w:cs="Arial"/>
                                <w:b w:val="0"/>
                                <w:bCs/>
                                <w:sz w:val="24"/>
                                <w:szCs w:val="24"/>
                              </w:rPr>
                              <w:t>personal ID</w:t>
                            </w:r>
                            <w:r w:rsidR="00DC27BB">
                              <w:rPr>
                                <w:rFonts w:ascii="Arial" w:hAnsi="Arial" w:cs="Arial"/>
                                <w:b w:val="0"/>
                                <w:bCs/>
                                <w:sz w:val="24"/>
                                <w:szCs w:val="24"/>
                              </w:rPr>
                              <w:t>, number, or email address for them</w:t>
                            </w:r>
                            <w:r w:rsidRPr="00F75153">
                              <w:rPr>
                                <w:rFonts w:ascii="Arial" w:hAnsi="Arial" w:cs="Arial"/>
                                <w:b w:val="0"/>
                                <w:bCs/>
                                <w:sz w:val="24"/>
                                <w:szCs w:val="24"/>
                              </w:rPr>
                              <w:t xml:space="preserve">. Among these concepts are also </w:t>
                            </w:r>
                            <w:r w:rsidRPr="008F1614">
                              <w:rPr>
                                <w:rFonts w:ascii="Arial" w:hAnsi="Arial" w:cs="Arial"/>
                                <w:b w:val="0"/>
                                <w:bCs/>
                                <w:color w:val="auto"/>
                                <w:sz w:val="24"/>
                                <w:szCs w:val="24"/>
                              </w:rPr>
                              <w:t>entities</w:t>
                            </w:r>
                            <w:r w:rsidRPr="00F75153">
                              <w:rPr>
                                <w:rFonts w:ascii="Arial" w:hAnsi="Arial" w:cs="Arial"/>
                                <w:b w:val="0"/>
                                <w:bCs/>
                                <w:sz w:val="24"/>
                                <w:szCs w:val="24"/>
                              </w:rPr>
                              <w:t xml:space="preserve"> which stand for the class of objects with the same attribute or property. An important source of primitive data is a </w:t>
                            </w:r>
                            <w:r w:rsidRPr="008F1614">
                              <w:rPr>
                                <w:rFonts w:ascii="Arial" w:hAnsi="Arial" w:cs="Arial"/>
                                <w:b w:val="0"/>
                                <w:bCs/>
                                <w:color w:val="auto"/>
                                <w:sz w:val="24"/>
                                <w:szCs w:val="24"/>
                              </w:rPr>
                              <w:t xml:space="preserve">Data Lake </w:t>
                            </w:r>
                            <w:r w:rsidRPr="00F75153">
                              <w:rPr>
                                <w:rFonts w:ascii="Arial" w:hAnsi="Arial" w:cs="Arial"/>
                                <w:b w:val="0"/>
                                <w:bCs/>
                                <w:sz w:val="24"/>
                                <w:szCs w:val="24"/>
                              </w:rPr>
                              <w:t>which contains all types of data in a range from structured to nearly untransformed state without data cleaning or packaging. (</w:t>
                            </w:r>
                            <w:proofErr w:type="gramStart"/>
                            <w:r w:rsidRPr="00F75153">
                              <w:rPr>
                                <w:rFonts w:ascii="Arial" w:hAnsi="Arial" w:cs="Arial"/>
                                <w:b w:val="0"/>
                                <w:bCs/>
                                <w:sz w:val="24"/>
                                <w:szCs w:val="24"/>
                              </w:rPr>
                              <w:t>ref</w:t>
                            </w:r>
                            <w:proofErr w:type="gramEnd"/>
                            <w:r w:rsidRPr="00F75153">
                              <w:rPr>
                                <w:rFonts w:ascii="Arial" w:hAnsi="Arial" w:cs="Arial"/>
                                <w:b w:val="0"/>
                                <w:bCs/>
                                <w:sz w:val="24"/>
                                <w:szCs w:val="24"/>
                              </w:rPr>
                              <w:t xml:space="preserve"> to data &amp; info slide 20)</w:t>
                            </w:r>
                          </w:p>
                          <w:p w14:paraId="6F40A589" w14:textId="77777777" w:rsidR="00F75153" w:rsidRDefault="00F75153" w:rsidP="00F75153">
                            <w:pPr>
                              <w:ind w:left="720"/>
                            </w:pPr>
                          </w:p>
                          <w:p w14:paraId="406B3F65" w14:textId="77777777" w:rsidR="009E7B8A" w:rsidRPr="00954556" w:rsidRDefault="009E7B8A" w:rsidP="009E7B8A">
                            <w:pPr>
                              <w:pStyle w:val="Heading2"/>
                              <w:rPr>
                                <w:rFonts w:ascii="Arial" w:hAnsi="Arial" w:cs="Arial"/>
                                <w:color w:val="0065BA" w:themeColor="accent1" w:themeShade="BF"/>
                                <w:sz w:val="32"/>
                                <w:szCs w:val="32"/>
                              </w:rPr>
                            </w:pPr>
                            <w:bookmarkStart w:id="3" w:name="_Hlk126225428"/>
                            <w:r w:rsidRPr="00954556">
                              <w:rPr>
                                <w:color w:val="0065BA" w:themeColor="accent1" w:themeShade="BF"/>
                              </w:rPr>
                              <w:t>Wha</w:t>
                            </w:r>
                            <w:r w:rsidRPr="00954556">
                              <w:rPr>
                                <w:rFonts w:ascii="Arial" w:hAnsi="Arial" w:cs="Arial"/>
                                <w:color w:val="0065BA" w:themeColor="accent1" w:themeShade="BF"/>
                                <w:sz w:val="32"/>
                                <w:szCs w:val="32"/>
                              </w:rPr>
                              <w:t>t do Data structures do?</w:t>
                            </w:r>
                          </w:p>
                          <w:bookmarkEnd w:id="3"/>
                          <w:p w14:paraId="5E484A7E" w14:textId="6AFDD622" w:rsidR="003C59C5" w:rsidRDefault="00B062DC" w:rsidP="003C59C5">
                            <w:r>
                              <w:rPr>
                                <w:rFonts w:ascii="Arial" w:hAnsi="Arial" w:cs="Arial"/>
                                <w:b w:val="0"/>
                                <w:bCs/>
                                <w:sz w:val="24"/>
                                <w:szCs w:val="24"/>
                              </w:rPr>
                              <w:t>Data Structures</w:t>
                            </w:r>
                            <w:r w:rsidR="003C59C5" w:rsidRPr="003C59C5">
                              <w:rPr>
                                <w:rFonts w:ascii="Arial" w:hAnsi="Arial" w:cs="Arial"/>
                                <w:b w:val="0"/>
                                <w:bCs/>
                                <w:sz w:val="24"/>
                                <w:szCs w:val="24"/>
                              </w:rPr>
                              <w:t xml:space="preserve"> fit a data model as part of the design of</w:t>
                            </w:r>
                            <w:r w:rsidR="00993876">
                              <w:rPr>
                                <w:rFonts w:ascii="Arial" w:hAnsi="Arial" w:cs="Arial"/>
                                <w:b w:val="0"/>
                                <w:bCs/>
                                <w:sz w:val="24"/>
                                <w:szCs w:val="24"/>
                              </w:rPr>
                              <w:t xml:space="preserve"> the </w:t>
                            </w:r>
                            <w:r w:rsidR="003C59C5" w:rsidRPr="003C59C5">
                              <w:rPr>
                                <w:rFonts w:ascii="Arial" w:hAnsi="Arial" w:cs="Arial"/>
                                <w:b w:val="0"/>
                                <w:bCs/>
                                <w:sz w:val="24"/>
                                <w:szCs w:val="24"/>
                              </w:rPr>
                              <w:t>software</w:t>
                            </w:r>
                            <w:r>
                              <w:rPr>
                                <w:rFonts w:ascii="Arial" w:hAnsi="Arial" w:cs="Arial"/>
                                <w:b w:val="0"/>
                                <w:bCs/>
                                <w:sz w:val="24"/>
                                <w:szCs w:val="24"/>
                              </w:rPr>
                              <w:t xml:space="preserve">. The data </w:t>
                            </w:r>
                            <w:r w:rsidR="00993876">
                              <w:rPr>
                                <w:rFonts w:ascii="Arial" w:hAnsi="Arial" w:cs="Arial"/>
                                <w:b w:val="0"/>
                                <w:bCs/>
                                <w:sz w:val="24"/>
                                <w:szCs w:val="24"/>
                              </w:rPr>
                              <w:t>structure</w:t>
                            </w:r>
                            <w:r>
                              <w:rPr>
                                <w:rFonts w:ascii="Arial" w:hAnsi="Arial" w:cs="Arial"/>
                                <w:b w:val="0"/>
                                <w:bCs/>
                                <w:sz w:val="24"/>
                                <w:szCs w:val="24"/>
                              </w:rPr>
                              <w:t xml:space="preserve"> controls</w:t>
                            </w:r>
                            <w:r w:rsidR="003C59C5" w:rsidRPr="003C59C5">
                              <w:rPr>
                                <w:rFonts w:ascii="Arial" w:hAnsi="Arial" w:cs="Arial"/>
                                <w:b w:val="0"/>
                                <w:bCs/>
                                <w:sz w:val="24"/>
                                <w:szCs w:val="24"/>
                              </w:rPr>
                              <w:t xml:space="preserve"> the flow of </w:t>
                            </w:r>
                            <w:r w:rsidR="00993876">
                              <w:rPr>
                                <w:rFonts w:ascii="Arial" w:hAnsi="Arial" w:cs="Arial"/>
                                <w:b w:val="0"/>
                                <w:bCs/>
                                <w:sz w:val="24"/>
                                <w:szCs w:val="24"/>
                              </w:rPr>
                              <w:t>data inputs</w:t>
                            </w:r>
                            <w:r w:rsidR="003C59C5" w:rsidRPr="003C59C5">
                              <w:rPr>
                                <w:rFonts w:ascii="Arial" w:hAnsi="Arial" w:cs="Arial"/>
                                <w:b w:val="0"/>
                                <w:bCs/>
                                <w:sz w:val="24"/>
                                <w:szCs w:val="24"/>
                              </w:rPr>
                              <w:t xml:space="preserve"> which makes it easier to process, visualize and transport the data. </w:t>
                            </w:r>
                            <w:r>
                              <w:rPr>
                                <w:rFonts w:ascii="Arial" w:hAnsi="Arial" w:cs="Arial"/>
                                <w:b w:val="0"/>
                                <w:bCs/>
                                <w:sz w:val="24"/>
                                <w:szCs w:val="24"/>
                              </w:rPr>
                              <w:t>Data is structured by</w:t>
                            </w:r>
                            <w:r w:rsidR="003C59C5" w:rsidRPr="003C59C5">
                              <w:rPr>
                                <w:rFonts w:ascii="Arial" w:hAnsi="Arial" w:cs="Arial"/>
                                <w:b w:val="0"/>
                                <w:bCs/>
                                <w:sz w:val="24"/>
                                <w:szCs w:val="24"/>
                              </w:rPr>
                              <w:t xml:space="preserve"> its properties</w:t>
                            </w:r>
                            <w:r>
                              <w:rPr>
                                <w:rFonts w:ascii="Arial" w:hAnsi="Arial" w:cs="Arial"/>
                                <w:b w:val="0"/>
                                <w:bCs/>
                                <w:sz w:val="24"/>
                                <w:szCs w:val="24"/>
                              </w:rPr>
                              <w:t xml:space="preserve"> </w:t>
                            </w:r>
                            <w:r w:rsidR="00993876">
                              <w:rPr>
                                <w:rFonts w:ascii="Arial" w:hAnsi="Arial" w:cs="Arial"/>
                                <w:b w:val="0"/>
                                <w:bCs/>
                                <w:sz w:val="24"/>
                                <w:szCs w:val="24"/>
                              </w:rPr>
                              <w:t xml:space="preserve">and </w:t>
                            </w:r>
                            <w:r>
                              <w:rPr>
                                <w:rFonts w:ascii="Arial" w:hAnsi="Arial" w:cs="Arial"/>
                                <w:b w:val="0"/>
                                <w:bCs/>
                                <w:sz w:val="24"/>
                                <w:szCs w:val="24"/>
                              </w:rPr>
                              <w:t xml:space="preserve">sorted </w:t>
                            </w:r>
                            <w:r w:rsidR="00993876">
                              <w:rPr>
                                <w:rFonts w:ascii="Arial" w:hAnsi="Arial" w:cs="Arial"/>
                                <w:b w:val="0"/>
                                <w:bCs/>
                                <w:sz w:val="24"/>
                                <w:szCs w:val="24"/>
                              </w:rPr>
                              <w:t>into</w:t>
                            </w:r>
                            <w:r>
                              <w:rPr>
                                <w:rFonts w:ascii="Arial" w:hAnsi="Arial" w:cs="Arial"/>
                                <w:b w:val="0"/>
                                <w:bCs/>
                                <w:sz w:val="24"/>
                                <w:szCs w:val="24"/>
                              </w:rPr>
                              <w:t xml:space="preserve"> categories. This </w:t>
                            </w:r>
                            <w:r w:rsidR="007D43DF">
                              <w:rPr>
                                <w:rFonts w:ascii="Arial" w:hAnsi="Arial" w:cs="Arial"/>
                                <w:b w:val="0"/>
                                <w:bCs/>
                                <w:sz w:val="24"/>
                                <w:szCs w:val="24"/>
                              </w:rPr>
                              <w:t>way</w:t>
                            </w:r>
                            <w:r w:rsidR="003C59C5" w:rsidRPr="003C59C5">
                              <w:rPr>
                                <w:rFonts w:ascii="Arial" w:hAnsi="Arial" w:cs="Arial"/>
                                <w:b w:val="0"/>
                                <w:bCs/>
                                <w:sz w:val="24"/>
                                <w:szCs w:val="24"/>
                              </w:rPr>
                              <w:t xml:space="preserve"> calculations, comparisons, and evaluation </w:t>
                            </w:r>
                            <w:r w:rsidR="007D43DF">
                              <w:rPr>
                                <w:rFonts w:ascii="Arial" w:hAnsi="Arial" w:cs="Arial"/>
                                <w:b w:val="0"/>
                                <w:bCs/>
                                <w:sz w:val="24"/>
                                <w:szCs w:val="24"/>
                              </w:rPr>
                              <w:t>of the data can be done</w:t>
                            </w:r>
                            <w:r w:rsidR="00B64208">
                              <w:rPr>
                                <w:rFonts w:ascii="Arial" w:hAnsi="Arial" w:cs="Arial"/>
                                <w:b w:val="0"/>
                                <w:bCs/>
                                <w:sz w:val="24"/>
                                <w:szCs w:val="24"/>
                              </w:rPr>
                              <w:t xml:space="preserve">. Structured data </w:t>
                            </w:r>
                            <w:r w:rsidR="00F706BB">
                              <w:rPr>
                                <w:rFonts w:ascii="Arial" w:hAnsi="Arial" w:cs="Arial"/>
                                <w:b w:val="0"/>
                                <w:bCs/>
                                <w:sz w:val="24"/>
                                <w:szCs w:val="24"/>
                              </w:rPr>
                              <w:t>can be used with</w:t>
                            </w:r>
                            <w:r w:rsidR="003C59C5" w:rsidRPr="003C59C5">
                              <w:rPr>
                                <w:rFonts w:ascii="Arial" w:hAnsi="Arial" w:cs="Arial"/>
                                <w:b w:val="0"/>
                                <w:bCs/>
                                <w:sz w:val="24"/>
                                <w:szCs w:val="24"/>
                              </w:rPr>
                              <w:t xml:space="preserve"> </w:t>
                            </w:r>
                            <w:r w:rsidR="003C59C5">
                              <w:rPr>
                                <w:rFonts w:ascii="Arial" w:hAnsi="Arial" w:cs="Arial"/>
                                <w:b w:val="0"/>
                                <w:bCs/>
                                <w:sz w:val="24"/>
                                <w:szCs w:val="24"/>
                              </w:rPr>
                              <w:t>analyzing</w:t>
                            </w:r>
                            <w:r w:rsidR="003C59C5" w:rsidRPr="003C59C5">
                              <w:rPr>
                                <w:rFonts w:ascii="Arial" w:hAnsi="Arial" w:cs="Arial"/>
                                <w:b w:val="0"/>
                                <w:bCs/>
                                <w:sz w:val="24"/>
                                <w:szCs w:val="24"/>
                              </w:rPr>
                              <w:t xml:space="preserve"> tools for </w:t>
                            </w:r>
                            <w:r w:rsidR="00F706BB">
                              <w:rPr>
                                <w:rFonts w:ascii="Arial" w:hAnsi="Arial" w:cs="Arial"/>
                                <w:b w:val="0"/>
                                <w:bCs/>
                                <w:sz w:val="24"/>
                                <w:szCs w:val="24"/>
                              </w:rPr>
                              <w:t>interpretation of its meaning and potential</w:t>
                            </w:r>
                            <w:r w:rsidR="003C59C5" w:rsidRPr="003C59C5">
                              <w:rPr>
                                <w:rFonts w:ascii="Arial" w:hAnsi="Arial" w:cs="Arial"/>
                                <w:b w:val="0"/>
                                <w:bCs/>
                                <w:sz w:val="24"/>
                                <w:szCs w:val="24"/>
                              </w:rPr>
                              <w:t xml:space="preserve"> </w:t>
                            </w:r>
                            <w:r w:rsidR="00993876">
                              <w:rPr>
                                <w:rFonts w:ascii="Arial" w:hAnsi="Arial" w:cs="Arial"/>
                                <w:b w:val="0"/>
                                <w:bCs/>
                                <w:sz w:val="24"/>
                                <w:szCs w:val="24"/>
                              </w:rPr>
                              <w:t>so it can be turned</w:t>
                            </w:r>
                            <w:r w:rsidR="003C59C5" w:rsidRPr="003C59C5">
                              <w:rPr>
                                <w:rFonts w:ascii="Arial" w:hAnsi="Arial" w:cs="Arial"/>
                                <w:b w:val="0"/>
                                <w:bCs/>
                                <w:sz w:val="24"/>
                                <w:szCs w:val="24"/>
                              </w:rPr>
                              <w:t xml:space="preserve"> into intelligent information. Business companies extract information from their data to study and engage the public and meet their business targets</w:t>
                            </w:r>
                            <w:r w:rsidR="003C59C5">
                              <w:t>.</w:t>
                            </w:r>
                          </w:p>
                          <w:p w14:paraId="165EB54B" w14:textId="7E7F4583" w:rsidR="003C59C5" w:rsidRPr="00954556" w:rsidRDefault="003C59C5" w:rsidP="003C59C5">
                            <w:pPr>
                              <w:ind w:left="720"/>
                            </w:pPr>
                          </w:p>
                          <w:p w14:paraId="310616F4" w14:textId="6EA8C420" w:rsidR="001B4565" w:rsidRPr="00954556" w:rsidRDefault="001B4565" w:rsidP="001B4565">
                            <w:pPr>
                              <w:pStyle w:val="Heading2"/>
                              <w:rPr>
                                <w:rFonts w:ascii="Arial" w:hAnsi="Arial" w:cs="Arial"/>
                                <w:color w:val="0065BA" w:themeColor="accent1" w:themeShade="BF"/>
                                <w:sz w:val="32"/>
                                <w:szCs w:val="32"/>
                              </w:rPr>
                            </w:pPr>
                            <w:r w:rsidRPr="00954556">
                              <w:rPr>
                                <w:rFonts w:ascii="Arial" w:hAnsi="Arial" w:cs="Arial"/>
                                <w:color w:val="0065BA" w:themeColor="accent1" w:themeShade="BF"/>
                                <w:sz w:val="32"/>
                                <w:szCs w:val="32"/>
                              </w:rPr>
                              <w:t>Business Intelligence</w:t>
                            </w:r>
                          </w:p>
                          <w:p w14:paraId="228A7F64" w14:textId="37A1796E" w:rsidR="00A12016" w:rsidRDefault="004355A3" w:rsidP="004355A3">
                            <w:pPr>
                              <w:rPr>
                                <w:rFonts w:ascii="Arial" w:hAnsi="Arial" w:cs="Arial"/>
                                <w:b w:val="0"/>
                                <w:bCs/>
                                <w:sz w:val="24"/>
                                <w:szCs w:val="24"/>
                              </w:rPr>
                            </w:pPr>
                            <w:r w:rsidRPr="004355A3">
                              <w:rPr>
                                <w:rFonts w:ascii="Arial" w:hAnsi="Arial" w:cs="Arial"/>
                                <w:b w:val="0"/>
                                <w:bCs/>
                                <w:sz w:val="24"/>
                                <w:szCs w:val="24"/>
                              </w:rPr>
                              <w:t xml:space="preserve">Raw data goes through four </w:t>
                            </w:r>
                            <w:r w:rsidR="00A12016">
                              <w:rPr>
                                <w:rFonts w:ascii="Arial" w:hAnsi="Arial" w:cs="Arial"/>
                                <w:b w:val="0"/>
                                <w:bCs/>
                                <w:sz w:val="24"/>
                                <w:szCs w:val="24"/>
                              </w:rPr>
                              <w:t xml:space="preserve">processing stages in data analysis </w:t>
                            </w:r>
                            <w:r w:rsidRPr="004355A3">
                              <w:rPr>
                                <w:rFonts w:ascii="Arial" w:hAnsi="Arial" w:cs="Arial"/>
                                <w:b w:val="0"/>
                                <w:bCs/>
                                <w:sz w:val="24"/>
                                <w:szCs w:val="24"/>
                              </w:rPr>
                              <w:t>before gainin</w:t>
                            </w:r>
                            <w:r w:rsidR="00562028">
                              <w:rPr>
                                <w:rFonts w:ascii="Arial" w:hAnsi="Arial" w:cs="Arial"/>
                                <w:b w:val="0"/>
                                <w:bCs/>
                                <w:sz w:val="24"/>
                                <w:szCs w:val="24"/>
                              </w:rPr>
                              <w:t>g</w:t>
                            </w:r>
                            <w:r w:rsidR="002D248F">
                              <w:rPr>
                                <w:rFonts w:ascii="Arial" w:hAnsi="Arial" w:cs="Arial"/>
                                <w:b w:val="0"/>
                                <w:bCs/>
                                <w:sz w:val="24"/>
                                <w:szCs w:val="24"/>
                              </w:rPr>
                              <w:t xml:space="preserve"> </w:t>
                            </w:r>
                            <w:r w:rsidRPr="004355A3">
                              <w:rPr>
                                <w:rFonts w:ascii="Arial" w:hAnsi="Arial" w:cs="Arial"/>
                                <w:b w:val="0"/>
                                <w:bCs/>
                                <w:sz w:val="24"/>
                                <w:szCs w:val="24"/>
                              </w:rPr>
                              <w:t>its full potential</w:t>
                            </w:r>
                            <w:r w:rsidR="00562028">
                              <w:rPr>
                                <w:rFonts w:ascii="Arial" w:hAnsi="Arial" w:cs="Arial"/>
                                <w:b w:val="0"/>
                                <w:bCs/>
                                <w:sz w:val="24"/>
                                <w:szCs w:val="24"/>
                              </w:rPr>
                              <w:t>.</w:t>
                            </w:r>
                            <w:r w:rsidR="00A12016">
                              <w:rPr>
                                <w:rFonts w:ascii="Arial" w:hAnsi="Arial" w:cs="Arial"/>
                                <w:b w:val="0"/>
                                <w:bCs/>
                                <w:sz w:val="24"/>
                                <w:szCs w:val="24"/>
                              </w:rPr>
                              <w:t xml:space="preserve"> </w:t>
                            </w:r>
                            <w:r w:rsidRPr="004355A3">
                              <w:rPr>
                                <w:rFonts w:ascii="Arial" w:hAnsi="Arial" w:cs="Arial"/>
                                <w:b w:val="0"/>
                                <w:bCs/>
                                <w:sz w:val="24"/>
                                <w:szCs w:val="24"/>
                              </w:rPr>
                              <w:t>These stages are Data, Information, Knowledge</w:t>
                            </w:r>
                            <w:r w:rsidR="00562028">
                              <w:rPr>
                                <w:rFonts w:ascii="Arial" w:hAnsi="Arial" w:cs="Arial"/>
                                <w:b w:val="0"/>
                                <w:bCs/>
                                <w:sz w:val="24"/>
                                <w:szCs w:val="24"/>
                              </w:rPr>
                              <w:t>,</w:t>
                            </w:r>
                            <w:r w:rsidRPr="004355A3">
                              <w:rPr>
                                <w:rFonts w:ascii="Arial" w:hAnsi="Arial" w:cs="Arial"/>
                                <w:b w:val="0"/>
                                <w:bCs/>
                                <w:sz w:val="24"/>
                                <w:szCs w:val="24"/>
                              </w:rPr>
                              <w:t xml:space="preserve"> and Wisdom.</w:t>
                            </w:r>
                          </w:p>
                          <w:p w14:paraId="5FB22507" w14:textId="7B4D6FE9" w:rsidR="004355A3" w:rsidRPr="004355A3" w:rsidRDefault="004355A3" w:rsidP="004355A3">
                            <w:pPr>
                              <w:rPr>
                                <w:rFonts w:ascii="Arial" w:hAnsi="Arial" w:cs="Arial"/>
                                <w:b w:val="0"/>
                                <w:bCs/>
                                <w:sz w:val="24"/>
                                <w:szCs w:val="24"/>
                              </w:rPr>
                            </w:pPr>
                            <w:r w:rsidRPr="004355A3">
                              <w:rPr>
                                <w:rFonts w:ascii="Arial" w:hAnsi="Arial" w:cs="Arial"/>
                                <w:b w:val="0"/>
                                <w:bCs/>
                                <w:sz w:val="24"/>
                                <w:szCs w:val="24"/>
                              </w:rPr>
                              <w:t xml:space="preserve"> </w:t>
                            </w:r>
                            <w:r w:rsidR="00A12016">
                              <w:rPr>
                                <w:rFonts w:ascii="Arial" w:hAnsi="Arial" w:cs="Arial"/>
                                <w:b w:val="0"/>
                                <w:bCs/>
                                <w:sz w:val="24"/>
                                <w:szCs w:val="24"/>
                              </w:rPr>
                              <w:t xml:space="preserve">Business </w:t>
                            </w:r>
                            <w:r w:rsidRPr="004355A3">
                              <w:rPr>
                                <w:rFonts w:ascii="Arial" w:hAnsi="Arial" w:cs="Arial"/>
                                <w:b w:val="0"/>
                                <w:bCs/>
                                <w:sz w:val="24"/>
                                <w:szCs w:val="24"/>
                              </w:rPr>
                              <w:t>intelligence can be gained by applying three different kinds of data analysis</w:t>
                            </w:r>
                            <w:r w:rsidR="00A12016">
                              <w:rPr>
                                <w:rFonts w:ascii="Arial" w:hAnsi="Arial" w:cs="Arial"/>
                                <w:b w:val="0"/>
                                <w:bCs/>
                                <w:sz w:val="24"/>
                                <w:szCs w:val="24"/>
                              </w:rPr>
                              <w:t xml:space="preserve">. The first is the </w:t>
                            </w:r>
                            <w:r w:rsidRPr="004355A3">
                              <w:rPr>
                                <w:rFonts w:ascii="Arial" w:hAnsi="Arial" w:cs="Arial"/>
                                <w:b w:val="0"/>
                                <w:bCs/>
                                <w:sz w:val="24"/>
                                <w:szCs w:val="24"/>
                              </w:rPr>
                              <w:t>descriptive analysis which deals with historical data</w:t>
                            </w:r>
                            <w:r w:rsidR="00A12016">
                              <w:rPr>
                                <w:rFonts w:ascii="Arial" w:hAnsi="Arial" w:cs="Arial"/>
                                <w:b w:val="0"/>
                                <w:bCs/>
                                <w:sz w:val="24"/>
                                <w:szCs w:val="24"/>
                              </w:rPr>
                              <w:t xml:space="preserve">. The Second type is </w:t>
                            </w:r>
                            <w:r w:rsidR="00890BA8">
                              <w:rPr>
                                <w:rFonts w:ascii="Arial" w:hAnsi="Arial" w:cs="Arial"/>
                                <w:b w:val="0"/>
                                <w:bCs/>
                                <w:sz w:val="24"/>
                                <w:szCs w:val="24"/>
                              </w:rPr>
                              <w:t xml:space="preserve">the </w:t>
                            </w:r>
                            <w:r w:rsidRPr="004355A3">
                              <w:rPr>
                                <w:rFonts w:ascii="Arial" w:hAnsi="Arial" w:cs="Arial"/>
                                <w:b w:val="0"/>
                                <w:bCs/>
                                <w:sz w:val="24"/>
                                <w:szCs w:val="24"/>
                              </w:rPr>
                              <w:t>predictive analysis</w:t>
                            </w:r>
                            <w:r w:rsidR="00A12016">
                              <w:rPr>
                                <w:rFonts w:ascii="Arial" w:hAnsi="Arial" w:cs="Arial"/>
                                <w:b w:val="0"/>
                                <w:bCs/>
                                <w:sz w:val="24"/>
                                <w:szCs w:val="24"/>
                              </w:rPr>
                              <w:t xml:space="preserve"> which is</w:t>
                            </w:r>
                            <w:r w:rsidR="00890BA8">
                              <w:rPr>
                                <w:rFonts w:ascii="Arial" w:hAnsi="Arial" w:cs="Arial"/>
                                <w:b w:val="0"/>
                                <w:bCs/>
                                <w:sz w:val="24"/>
                                <w:szCs w:val="24"/>
                              </w:rPr>
                              <w:t xml:space="preserve"> </w:t>
                            </w:r>
                            <w:r w:rsidRPr="004355A3">
                              <w:rPr>
                                <w:rFonts w:ascii="Arial" w:hAnsi="Arial" w:cs="Arial"/>
                                <w:b w:val="0"/>
                                <w:bCs/>
                                <w:sz w:val="24"/>
                                <w:szCs w:val="24"/>
                              </w:rPr>
                              <w:t xml:space="preserve">establishing a trend in the past and current data sets </w:t>
                            </w:r>
                            <w:proofErr w:type="gramStart"/>
                            <w:r w:rsidRPr="004355A3">
                              <w:rPr>
                                <w:rFonts w:ascii="Arial" w:hAnsi="Arial" w:cs="Arial"/>
                                <w:b w:val="0"/>
                                <w:bCs/>
                                <w:sz w:val="24"/>
                                <w:szCs w:val="24"/>
                              </w:rPr>
                              <w:t>in order to</w:t>
                            </w:r>
                            <w:proofErr w:type="gramEnd"/>
                            <w:r w:rsidRPr="004355A3">
                              <w:rPr>
                                <w:rFonts w:ascii="Arial" w:hAnsi="Arial" w:cs="Arial"/>
                                <w:b w:val="0"/>
                                <w:bCs/>
                                <w:sz w:val="24"/>
                                <w:szCs w:val="24"/>
                              </w:rPr>
                              <w:t xml:space="preserve"> predict a future trend</w:t>
                            </w:r>
                            <w:r w:rsidR="00A12016">
                              <w:rPr>
                                <w:rFonts w:ascii="Arial" w:hAnsi="Arial" w:cs="Arial"/>
                                <w:b w:val="0"/>
                                <w:bCs/>
                                <w:sz w:val="24"/>
                                <w:szCs w:val="24"/>
                              </w:rPr>
                              <w:t xml:space="preserve">. </w:t>
                            </w:r>
                            <w:r w:rsidR="00890BA8">
                              <w:rPr>
                                <w:rFonts w:ascii="Arial" w:hAnsi="Arial" w:cs="Arial"/>
                                <w:b w:val="0"/>
                                <w:bCs/>
                                <w:sz w:val="24"/>
                                <w:szCs w:val="24"/>
                              </w:rPr>
                              <w:t>Predictive analysis is</w:t>
                            </w:r>
                            <w:r w:rsidRPr="004355A3">
                              <w:rPr>
                                <w:rFonts w:ascii="Arial" w:hAnsi="Arial" w:cs="Arial"/>
                                <w:b w:val="0"/>
                                <w:bCs/>
                                <w:sz w:val="24"/>
                                <w:szCs w:val="24"/>
                              </w:rPr>
                              <w:t xml:space="preserve"> using simulation models and forecasting</w:t>
                            </w:r>
                            <w:r w:rsidR="00890BA8">
                              <w:rPr>
                                <w:rFonts w:ascii="Arial" w:hAnsi="Arial" w:cs="Arial"/>
                                <w:b w:val="0"/>
                                <w:bCs/>
                                <w:sz w:val="24"/>
                                <w:szCs w:val="24"/>
                              </w:rPr>
                              <w:t xml:space="preserve"> to give estimations. Thirdly</w:t>
                            </w:r>
                            <w:r w:rsidR="000249A9">
                              <w:rPr>
                                <w:rFonts w:ascii="Arial" w:hAnsi="Arial" w:cs="Arial"/>
                                <w:b w:val="0"/>
                                <w:bCs/>
                                <w:sz w:val="24"/>
                                <w:szCs w:val="24"/>
                              </w:rPr>
                              <w:t>,</w:t>
                            </w:r>
                            <w:r w:rsidR="00890BA8">
                              <w:rPr>
                                <w:rFonts w:ascii="Arial" w:hAnsi="Arial" w:cs="Arial"/>
                                <w:b w:val="0"/>
                                <w:bCs/>
                                <w:sz w:val="24"/>
                                <w:szCs w:val="24"/>
                              </w:rPr>
                              <w:t xml:space="preserve"> we have </w:t>
                            </w:r>
                            <w:r w:rsidRPr="004355A3">
                              <w:rPr>
                                <w:rFonts w:ascii="Arial" w:hAnsi="Arial" w:cs="Arial"/>
                                <w:b w:val="0"/>
                                <w:bCs/>
                                <w:sz w:val="24"/>
                                <w:szCs w:val="24"/>
                              </w:rPr>
                              <w:t>prescriptive analysis which recommends</w:t>
                            </w:r>
                            <w:r w:rsidR="00932302">
                              <w:rPr>
                                <w:rFonts w:ascii="Arial" w:hAnsi="Arial" w:cs="Arial"/>
                                <w:b w:val="0"/>
                                <w:bCs/>
                                <w:sz w:val="24"/>
                                <w:szCs w:val="24"/>
                              </w:rPr>
                              <w:t xml:space="preserve"> winning </w:t>
                            </w:r>
                            <w:r w:rsidRPr="004355A3">
                              <w:rPr>
                                <w:rFonts w:ascii="Arial" w:hAnsi="Arial" w:cs="Arial"/>
                                <w:b w:val="0"/>
                                <w:bCs/>
                                <w:sz w:val="24"/>
                                <w:szCs w:val="24"/>
                              </w:rPr>
                              <w:t xml:space="preserve">decisions and the next </w:t>
                            </w:r>
                            <w:r w:rsidR="000249A9">
                              <w:rPr>
                                <w:rFonts w:ascii="Arial" w:hAnsi="Arial" w:cs="Arial"/>
                                <w:b w:val="0"/>
                                <w:bCs/>
                                <w:sz w:val="24"/>
                                <w:szCs w:val="24"/>
                              </w:rPr>
                              <w:t xml:space="preserve">intelligent </w:t>
                            </w:r>
                            <w:r w:rsidRPr="004355A3">
                              <w:rPr>
                                <w:rFonts w:ascii="Arial" w:hAnsi="Arial" w:cs="Arial"/>
                                <w:b w:val="0"/>
                                <w:bCs/>
                                <w:sz w:val="24"/>
                                <w:szCs w:val="24"/>
                              </w:rPr>
                              <w:t>step</w:t>
                            </w:r>
                            <w:r w:rsidR="00932302">
                              <w:rPr>
                                <w:rFonts w:ascii="Arial" w:hAnsi="Arial" w:cs="Arial"/>
                                <w:b w:val="0"/>
                                <w:bCs/>
                                <w:sz w:val="24"/>
                                <w:szCs w:val="24"/>
                              </w:rPr>
                              <w:t xml:space="preserve">s to be taken </w:t>
                            </w:r>
                            <w:proofErr w:type="gramStart"/>
                            <w:r w:rsidR="00932302">
                              <w:rPr>
                                <w:rFonts w:ascii="Arial" w:hAnsi="Arial" w:cs="Arial"/>
                                <w:b w:val="0"/>
                                <w:bCs/>
                                <w:sz w:val="24"/>
                                <w:szCs w:val="24"/>
                              </w:rPr>
                              <w:t>in order</w:t>
                            </w:r>
                            <w:r w:rsidRPr="004355A3">
                              <w:rPr>
                                <w:rFonts w:ascii="Arial" w:hAnsi="Arial" w:cs="Arial"/>
                                <w:b w:val="0"/>
                                <w:bCs/>
                                <w:sz w:val="24"/>
                                <w:szCs w:val="24"/>
                              </w:rPr>
                              <w:t xml:space="preserve"> </w:t>
                            </w:r>
                            <w:r w:rsidR="000249A9">
                              <w:rPr>
                                <w:rFonts w:ascii="Arial" w:hAnsi="Arial" w:cs="Arial"/>
                                <w:b w:val="0"/>
                                <w:bCs/>
                                <w:sz w:val="24"/>
                                <w:szCs w:val="24"/>
                              </w:rPr>
                              <w:t>to</w:t>
                            </w:r>
                            <w:proofErr w:type="gramEnd"/>
                            <w:r w:rsidR="000249A9">
                              <w:rPr>
                                <w:rFonts w:ascii="Arial" w:hAnsi="Arial" w:cs="Arial"/>
                                <w:b w:val="0"/>
                                <w:bCs/>
                                <w:sz w:val="24"/>
                                <w:szCs w:val="24"/>
                              </w:rPr>
                              <w:t xml:space="preserve"> achieve</w:t>
                            </w:r>
                            <w:r w:rsidRPr="004355A3">
                              <w:rPr>
                                <w:rFonts w:ascii="Arial" w:hAnsi="Arial" w:cs="Arial"/>
                                <w:b w:val="0"/>
                                <w:bCs/>
                                <w:sz w:val="24"/>
                                <w:szCs w:val="24"/>
                              </w:rPr>
                              <w:t xml:space="preserve"> the business’s </w:t>
                            </w:r>
                            <w:r w:rsidR="00D73669">
                              <w:rPr>
                                <w:rFonts w:ascii="Arial" w:hAnsi="Arial" w:cs="Arial"/>
                                <w:b w:val="0"/>
                                <w:bCs/>
                                <w:sz w:val="24"/>
                                <w:szCs w:val="24"/>
                              </w:rPr>
                              <w:t xml:space="preserve">set of </w:t>
                            </w:r>
                            <w:r w:rsidRPr="004355A3">
                              <w:rPr>
                                <w:rFonts w:ascii="Arial" w:hAnsi="Arial" w:cs="Arial"/>
                                <w:b w:val="0"/>
                                <w:bCs/>
                                <w:sz w:val="24"/>
                                <w:szCs w:val="24"/>
                              </w:rPr>
                              <w:t>targets.</w:t>
                            </w:r>
                          </w:p>
                          <w:p w14:paraId="5B78E693" w14:textId="77777777" w:rsidR="001B4565" w:rsidRPr="004355A3" w:rsidRDefault="001B4565" w:rsidP="001B4565">
                            <w:pPr>
                              <w:rPr>
                                <w:rFonts w:ascii="Arial" w:hAnsi="Arial" w:cs="Arial"/>
                                <w:b w:val="0"/>
                                <w:bCs/>
                                <w:sz w:val="24"/>
                                <w:szCs w:val="24"/>
                              </w:rPr>
                            </w:pPr>
                          </w:p>
                          <w:p w14:paraId="5D90BFE8" w14:textId="3CCF483F" w:rsidR="009E7B8A" w:rsidRPr="004355A3" w:rsidRDefault="009E7B8A" w:rsidP="009E7B8A">
                            <w:pPr>
                              <w:pStyle w:val="Content"/>
                              <w:rPr>
                                <w:rFonts w:ascii="Arial" w:hAnsi="Arial" w:cs="Arial"/>
                                <w:bCs/>
                                <w:sz w:val="24"/>
                                <w:szCs w:val="24"/>
                              </w:rPr>
                            </w:pPr>
                          </w:p>
                          <w:p w14:paraId="151F071E" w14:textId="77777777" w:rsidR="009E7B8A" w:rsidRDefault="009E7B8A" w:rsidP="009E7B8A">
                            <w:pPr>
                              <w:pStyle w:val="Content"/>
                            </w:pP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36226878" id="Text Box 39" o:spid="_x0000_s1032" type="#_x0000_t202" style="width:491pt;height:56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" filled="f" stroked="f" strokeweight=".5pt">
                <v:textbox inset=",14.4pt">
                  <w:txbxContent>
                    <w:p w14:paraId="3DBF7237" w14:textId="63DC8B0C" w:rsidR="009E7B8A" w:rsidRPr="00954556" w:rsidRDefault="00097C55" w:rsidP="009E7B8A">
                      <w:pPr>
                        <w:pStyle w:val="Heading2"/>
                        <w:rPr>
                          <w:rFonts w:ascii="Arial" w:hAnsi="Arial" w:cs="Arial"/>
                          <w:color w:val="0065BA" w:themeColor="accent1" w:themeShade="BF"/>
                          <w:sz w:val="32"/>
                          <w:szCs w:val="32"/>
                        </w:rPr>
                      </w:pPr>
                      <w:r w:rsidRPr="00954556">
                        <w:rPr>
                          <w:rFonts w:ascii="Arial" w:hAnsi="Arial" w:cs="Arial"/>
                          <w:color w:val="0065BA" w:themeColor="accent1" w:themeShade="BF"/>
                          <w:sz w:val="32"/>
                          <w:szCs w:val="32"/>
                        </w:rPr>
                        <w:t>Data Structures</w:t>
                      </w:r>
                    </w:p>
                    <w:p w14:paraId="22A00085" w14:textId="10B1A46F" w:rsidR="00F75153" w:rsidRPr="00F75153" w:rsidRDefault="00F75153" w:rsidP="00F75153">
                      <w:pPr>
                        <w:rPr>
                          <w:rFonts w:ascii="Arial" w:hAnsi="Arial" w:cs="Arial"/>
                          <w:b w:val="0"/>
                          <w:bCs/>
                          <w:sz w:val="24"/>
                          <w:szCs w:val="24"/>
                        </w:rPr>
                      </w:pPr>
                      <w:r w:rsidRPr="00F75153">
                        <w:rPr>
                          <w:rFonts w:ascii="Arial" w:hAnsi="Arial" w:cs="Arial"/>
                          <w:b w:val="0"/>
                          <w:bCs/>
                          <w:sz w:val="24"/>
                          <w:szCs w:val="24"/>
                        </w:rPr>
                        <w:t xml:space="preserve">There are </w:t>
                      </w:r>
                      <w:r w:rsidRPr="008F1614">
                        <w:rPr>
                          <w:rFonts w:ascii="Arial" w:hAnsi="Arial" w:cs="Arial"/>
                          <w:b w:val="0"/>
                          <w:bCs/>
                          <w:color w:val="auto"/>
                          <w:sz w:val="24"/>
                          <w:szCs w:val="24"/>
                        </w:rPr>
                        <w:t xml:space="preserve">basic concepts </w:t>
                      </w:r>
                      <w:r w:rsidRPr="00F75153">
                        <w:rPr>
                          <w:rFonts w:ascii="Arial" w:hAnsi="Arial" w:cs="Arial"/>
                          <w:b w:val="0"/>
                          <w:bCs/>
                          <w:sz w:val="24"/>
                          <w:szCs w:val="24"/>
                        </w:rPr>
                        <w:t>referring to how data is generally organized, such as records and fields in a file</w:t>
                      </w:r>
                      <w:r>
                        <w:rPr>
                          <w:rFonts w:ascii="Arial" w:hAnsi="Arial" w:cs="Arial"/>
                          <w:b w:val="0"/>
                          <w:bCs/>
                          <w:sz w:val="24"/>
                          <w:szCs w:val="24"/>
                        </w:rPr>
                        <w:t xml:space="preserve">. </w:t>
                      </w:r>
                      <w:r w:rsidR="001563B6">
                        <w:rPr>
                          <w:rFonts w:ascii="Arial" w:hAnsi="Arial" w:cs="Arial"/>
                          <w:b w:val="0"/>
                          <w:bCs/>
                          <w:sz w:val="24"/>
                          <w:szCs w:val="24"/>
                        </w:rPr>
                        <w:t>Another is</w:t>
                      </w:r>
                      <w:r w:rsidRPr="00F75153">
                        <w:rPr>
                          <w:rFonts w:ascii="Arial" w:hAnsi="Arial" w:cs="Arial"/>
                          <w:b w:val="0"/>
                          <w:bCs/>
                          <w:sz w:val="24"/>
                          <w:szCs w:val="24"/>
                        </w:rPr>
                        <w:t xml:space="preserve"> grouped items</w:t>
                      </w:r>
                      <w:r w:rsidR="008C7B30">
                        <w:rPr>
                          <w:rFonts w:ascii="Arial" w:hAnsi="Arial" w:cs="Arial"/>
                          <w:b w:val="0"/>
                          <w:bCs/>
                          <w:sz w:val="24"/>
                          <w:szCs w:val="24"/>
                        </w:rPr>
                        <w:t xml:space="preserve"> which groups </w:t>
                      </w:r>
                      <w:r w:rsidR="001563B6">
                        <w:rPr>
                          <w:rFonts w:ascii="Arial" w:hAnsi="Arial" w:cs="Arial"/>
                          <w:b w:val="0"/>
                          <w:bCs/>
                          <w:sz w:val="24"/>
                          <w:szCs w:val="24"/>
                        </w:rPr>
                        <w:t xml:space="preserve">a person’s </w:t>
                      </w:r>
                      <w:r w:rsidRPr="00F75153">
                        <w:rPr>
                          <w:rFonts w:ascii="Arial" w:hAnsi="Arial" w:cs="Arial"/>
                          <w:b w:val="0"/>
                          <w:bCs/>
                          <w:sz w:val="24"/>
                          <w:szCs w:val="24"/>
                        </w:rPr>
                        <w:t>first</w:t>
                      </w:r>
                      <w:r w:rsidR="00DC27BB">
                        <w:rPr>
                          <w:rFonts w:ascii="Arial" w:hAnsi="Arial" w:cs="Arial"/>
                          <w:b w:val="0"/>
                          <w:bCs/>
                          <w:sz w:val="24"/>
                          <w:szCs w:val="24"/>
                        </w:rPr>
                        <w:t xml:space="preserve"> </w:t>
                      </w:r>
                      <w:r w:rsidRPr="00F75153">
                        <w:rPr>
                          <w:rFonts w:ascii="Arial" w:hAnsi="Arial" w:cs="Arial"/>
                          <w:b w:val="0"/>
                          <w:bCs/>
                          <w:sz w:val="24"/>
                          <w:szCs w:val="24"/>
                        </w:rPr>
                        <w:t xml:space="preserve">and last names </w:t>
                      </w:r>
                      <w:r w:rsidR="0072534A">
                        <w:rPr>
                          <w:rFonts w:ascii="Arial" w:hAnsi="Arial" w:cs="Arial"/>
                          <w:b w:val="0"/>
                          <w:bCs/>
                          <w:sz w:val="24"/>
                          <w:szCs w:val="24"/>
                        </w:rPr>
                        <w:t xml:space="preserve">in separate columns. These columns </w:t>
                      </w:r>
                      <w:r w:rsidRPr="00F75153">
                        <w:rPr>
                          <w:rFonts w:ascii="Arial" w:hAnsi="Arial" w:cs="Arial"/>
                          <w:b w:val="0"/>
                          <w:bCs/>
                          <w:sz w:val="24"/>
                          <w:szCs w:val="24"/>
                        </w:rPr>
                        <w:t>together identify a person</w:t>
                      </w:r>
                      <w:r w:rsidR="00841A4F">
                        <w:rPr>
                          <w:rFonts w:ascii="Arial" w:hAnsi="Arial" w:cs="Arial"/>
                          <w:b w:val="0"/>
                          <w:bCs/>
                          <w:sz w:val="24"/>
                          <w:szCs w:val="24"/>
                        </w:rPr>
                        <w:t xml:space="preserve"> and can be used to create </w:t>
                      </w:r>
                      <w:r w:rsidR="00DC27BB">
                        <w:rPr>
                          <w:rFonts w:ascii="Arial" w:hAnsi="Arial" w:cs="Arial"/>
                          <w:b w:val="0"/>
                          <w:bCs/>
                          <w:sz w:val="24"/>
                          <w:szCs w:val="24"/>
                        </w:rPr>
                        <w:t xml:space="preserve">a </w:t>
                      </w:r>
                      <w:r w:rsidR="00841A4F">
                        <w:rPr>
                          <w:rFonts w:ascii="Arial" w:hAnsi="Arial" w:cs="Arial"/>
                          <w:b w:val="0"/>
                          <w:bCs/>
                          <w:sz w:val="24"/>
                          <w:szCs w:val="24"/>
                        </w:rPr>
                        <w:t>personal ID</w:t>
                      </w:r>
                      <w:r w:rsidR="00DC27BB">
                        <w:rPr>
                          <w:rFonts w:ascii="Arial" w:hAnsi="Arial" w:cs="Arial"/>
                          <w:b w:val="0"/>
                          <w:bCs/>
                          <w:sz w:val="24"/>
                          <w:szCs w:val="24"/>
                        </w:rPr>
                        <w:t>, number, or email address for them</w:t>
                      </w:r>
                      <w:r w:rsidRPr="00F75153">
                        <w:rPr>
                          <w:rFonts w:ascii="Arial" w:hAnsi="Arial" w:cs="Arial"/>
                          <w:b w:val="0"/>
                          <w:bCs/>
                          <w:sz w:val="24"/>
                          <w:szCs w:val="24"/>
                        </w:rPr>
                        <w:t xml:space="preserve">. Among these concepts are also </w:t>
                      </w:r>
                      <w:r w:rsidRPr="008F1614">
                        <w:rPr>
                          <w:rFonts w:ascii="Arial" w:hAnsi="Arial" w:cs="Arial"/>
                          <w:b w:val="0"/>
                          <w:bCs/>
                          <w:color w:val="auto"/>
                          <w:sz w:val="24"/>
                          <w:szCs w:val="24"/>
                        </w:rPr>
                        <w:t>entities</w:t>
                      </w:r>
                      <w:r w:rsidRPr="00F75153">
                        <w:rPr>
                          <w:rFonts w:ascii="Arial" w:hAnsi="Arial" w:cs="Arial"/>
                          <w:b w:val="0"/>
                          <w:bCs/>
                          <w:sz w:val="24"/>
                          <w:szCs w:val="24"/>
                        </w:rPr>
                        <w:t xml:space="preserve"> which stand for the class of objects with the same attribute or property. An important source of primitive data is a </w:t>
                      </w:r>
                      <w:r w:rsidRPr="008F1614">
                        <w:rPr>
                          <w:rFonts w:ascii="Arial" w:hAnsi="Arial" w:cs="Arial"/>
                          <w:b w:val="0"/>
                          <w:bCs/>
                          <w:color w:val="auto"/>
                          <w:sz w:val="24"/>
                          <w:szCs w:val="24"/>
                        </w:rPr>
                        <w:t xml:space="preserve">Data Lake </w:t>
                      </w:r>
                      <w:r w:rsidRPr="00F75153">
                        <w:rPr>
                          <w:rFonts w:ascii="Arial" w:hAnsi="Arial" w:cs="Arial"/>
                          <w:b w:val="0"/>
                          <w:bCs/>
                          <w:sz w:val="24"/>
                          <w:szCs w:val="24"/>
                        </w:rPr>
                        <w:t>which contains all types of data in a range from structured to nearly untransformed state without data cleaning or packaging. (ref to data &amp; info slide 20)</w:t>
                      </w:r>
                    </w:p>
                    <w:p w14:paraId="6F40A589" w14:textId="77777777" w:rsidR="00F75153" w:rsidRDefault="00F75153" w:rsidP="00F75153">
                      <w:pPr>
                        <w:ind w:left="720"/>
                      </w:pPr>
                    </w:p>
                    <w:p w14:paraId="406B3F65" w14:textId="77777777" w:rsidR="009E7B8A" w:rsidRPr="00954556" w:rsidRDefault="009E7B8A" w:rsidP="009E7B8A">
                      <w:pPr>
                        <w:pStyle w:val="Heading2"/>
                        <w:rPr>
                          <w:rFonts w:ascii="Arial" w:hAnsi="Arial" w:cs="Arial"/>
                          <w:color w:val="0065BA" w:themeColor="accent1" w:themeShade="BF"/>
                          <w:sz w:val="32"/>
                          <w:szCs w:val="32"/>
                        </w:rPr>
                      </w:pPr>
                      <w:bookmarkStart w:id="4" w:name="_Hlk126225428"/>
                      <w:r w:rsidRPr="00954556">
                        <w:rPr>
                          <w:color w:val="0065BA" w:themeColor="accent1" w:themeShade="BF"/>
                        </w:rPr>
                        <w:t>Wha</w:t>
                      </w:r>
                      <w:r w:rsidRPr="00954556">
                        <w:rPr>
                          <w:rFonts w:ascii="Arial" w:hAnsi="Arial" w:cs="Arial"/>
                          <w:color w:val="0065BA" w:themeColor="accent1" w:themeShade="BF"/>
                          <w:sz w:val="32"/>
                          <w:szCs w:val="32"/>
                        </w:rPr>
                        <w:t>t do Data structures do?</w:t>
                      </w:r>
                    </w:p>
                    <w:bookmarkEnd w:id="4"/>
                    <w:p w14:paraId="5E484A7E" w14:textId="6AFDD622" w:rsidR="003C59C5" w:rsidRDefault="00B062DC" w:rsidP="003C59C5">
                      <w:r>
                        <w:rPr>
                          <w:rFonts w:ascii="Arial" w:hAnsi="Arial" w:cs="Arial"/>
                          <w:b w:val="0"/>
                          <w:bCs/>
                          <w:sz w:val="24"/>
                          <w:szCs w:val="24"/>
                        </w:rPr>
                        <w:t>Data Structures</w:t>
                      </w:r>
                      <w:r w:rsidR="003C59C5" w:rsidRPr="003C59C5">
                        <w:rPr>
                          <w:rFonts w:ascii="Arial" w:hAnsi="Arial" w:cs="Arial"/>
                          <w:b w:val="0"/>
                          <w:bCs/>
                          <w:sz w:val="24"/>
                          <w:szCs w:val="24"/>
                        </w:rPr>
                        <w:t xml:space="preserve"> fit a data model as part of the design of</w:t>
                      </w:r>
                      <w:r w:rsidR="00993876">
                        <w:rPr>
                          <w:rFonts w:ascii="Arial" w:hAnsi="Arial" w:cs="Arial"/>
                          <w:b w:val="0"/>
                          <w:bCs/>
                          <w:sz w:val="24"/>
                          <w:szCs w:val="24"/>
                        </w:rPr>
                        <w:t xml:space="preserve"> the </w:t>
                      </w:r>
                      <w:r w:rsidR="003C59C5" w:rsidRPr="003C59C5">
                        <w:rPr>
                          <w:rFonts w:ascii="Arial" w:hAnsi="Arial" w:cs="Arial"/>
                          <w:b w:val="0"/>
                          <w:bCs/>
                          <w:sz w:val="24"/>
                          <w:szCs w:val="24"/>
                        </w:rPr>
                        <w:t>software</w:t>
                      </w:r>
                      <w:r>
                        <w:rPr>
                          <w:rFonts w:ascii="Arial" w:hAnsi="Arial" w:cs="Arial"/>
                          <w:b w:val="0"/>
                          <w:bCs/>
                          <w:sz w:val="24"/>
                          <w:szCs w:val="24"/>
                        </w:rPr>
                        <w:t xml:space="preserve">. The data </w:t>
                      </w:r>
                      <w:r w:rsidR="00993876">
                        <w:rPr>
                          <w:rFonts w:ascii="Arial" w:hAnsi="Arial" w:cs="Arial"/>
                          <w:b w:val="0"/>
                          <w:bCs/>
                          <w:sz w:val="24"/>
                          <w:szCs w:val="24"/>
                        </w:rPr>
                        <w:t>structure</w:t>
                      </w:r>
                      <w:r>
                        <w:rPr>
                          <w:rFonts w:ascii="Arial" w:hAnsi="Arial" w:cs="Arial"/>
                          <w:b w:val="0"/>
                          <w:bCs/>
                          <w:sz w:val="24"/>
                          <w:szCs w:val="24"/>
                        </w:rPr>
                        <w:t xml:space="preserve"> controls</w:t>
                      </w:r>
                      <w:r w:rsidR="003C59C5" w:rsidRPr="003C59C5">
                        <w:rPr>
                          <w:rFonts w:ascii="Arial" w:hAnsi="Arial" w:cs="Arial"/>
                          <w:b w:val="0"/>
                          <w:bCs/>
                          <w:sz w:val="24"/>
                          <w:szCs w:val="24"/>
                        </w:rPr>
                        <w:t xml:space="preserve"> the flow of </w:t>
                      </w:r>
                      <w:r w:rsidR="00993876">
                        <w:rPr>
                          <w:rFonts w:ascii="Arial" w:hAnsi="Arial" w:cs="Arial"/>
                          <w:b w:val="0"/>
                          <w:bCs/>
                          <w:sz w:val="24"/>
                          <w:szCs w:val="24"/>
                        </w:rPr>
                        <w:t>data inputs</w:t>
                      </w:r>
                      <w:r w:rsidR="003C59C5" w:rsidRPr="003C59C5">
                        <w:rPr>
                          <w:rFonts w:ascii="Arial" w:hAnsi="Arial" w:cs="Arial"/>
                          <w:b w:val="0"/>
                          <w:bCs/>
                          <w:sz w:val="24"/>
                          <w:szCs w:val="24"/>
                        </w:rPr>
                        <w:t xml:space="preserve"> which makes it easier to process, visualize and transport the data. </w:t>
                      </w:r>
                      <w:r>
                        <w:rPr>
                          <w:rFonts w:ascii="Arial" w:hAnsi="Arial" w:cs="Arial"/>
                          <w:b w:val="0"/>
                          <w:bCs/>
                          <w:sz w:val="24"/>
                          <w:szCs w:val="24"/>
                        </w:rPr>
                        <w:t>Data is structured by</w:t>
                      </w:r>
                      <w:r w:rsidR="003C59C5" w:rsidRPr="003C59C5">
                        <w:rPr>
                          <w:rFonts w:ascii="Arial" w:hAnsi="Arial" w:cs="Arial"/>
                          <w:b w:val="0"/>
                          <w:bCs/>
                          <w:sz w:val="24"/>
                          <w:szCs w:val="24"/>
                        </w:rPr>
                        <w:t xml:space="preserve"> its properties</w:t>
                      </w:r>
                      <w:r>
                        <w:rPr>
                          <w:rFonts w:ascii="Arial" w:hAnsi="Arial" w:cs="Arial"/>
                          <w:b w:val="0"/>
                          <w:bCs/>
                          <w:sz w:val="24"/>
                          <w:szCs w:val="24"/>
                        </w:rPr>
                        <w:t xml:space="preserve"> </w:t>
                      </w:r>
                      <w:r w:rsidR="00993876">
                        <w:rPr>
                          <w:rFonts w:ascii="Arial" w:hAnsi="Arial" w:cs="Arial"/>
                          <w:b w:val="0"/>
                          <w:bCs/>
                          <w:sz w:val="24"/>
                          <w:szCs w:val="24"/>
                        </w:rPr>
                        <w:t xml:space="preserve">and </w:t>
                      </w:r>
                      <w:r>
                        <w:rPr>
                          <w:rFonts w:ascii="Arial" w:hAnsi="Arial" w:cs="Arial"/>
                          <w:b w:val="0"/>
                          <w:bCs/>
                          <w:sz w:val="24"/>
                          <w:szCs w:val="24"/>
                        </w:rPr>
                        <w:t xml:space="preserve">sorted </w:t>
                      </w:r>
                      <w:r w:rsidR="00993876">
                        <w:rPr>
                          <w:rFonts w:ascii="Arial" w:hAnsi="Arial" w:cs="Arial"/>
                          <w:b w:val="0"/>
                          <w:bCs/>
                          <w:sz w:val="24"/>
                          <w:szCs w:val="24"/>
                        </w:rPr>
                        <w:t>into</w:t>
                      </w:r>
                      <w:r>
                        <w:rPr>
                          <w:rFonts w:ascii="Arial" w:hAnsi="Arial" w:cs="Arial"/>
                          <w:b w:val="0"/>
                          <w:bCs/>
                          <w:sz w:val="24"/>
                          <w:szCs w:val="24"/>
                        </w:rPr>
                        <w:t xml:space="preserve"> categories. This </w:t>
                      </w:r>
                      <w:r w:rsidR="007D43DF">
                        <w:rPr>
                          <w:rFonts w:ascii="Arial" w:hAnsi="Arial" w:cs="Arial"/>
                          <w:b w:val="0"/>
                          <w:bCs/>
                          <w:sz w:val="24"/>
                          <w:szCs w:val="24"/>
                        </w:rPr>
                        <w:t>way</w:t>
                      </w:r>
                      <w:r w:rsidR="003C59C5" w:rsidRPr="003C59C5">
                        <w:rPr>
                          <w:rFonts w:ascii="Arial" w:hAnsi="Arial" w:cs="Arial"/>
                          <w:b w:val="0"/>
                          <w:bCs/>
                          <w:sz w:val="24"/>
                          <w:szCs w:val="24"/>
                        </w:rPr>
                        <w:t xml:space="preserve"> calculations, comparisons, and evaluation </w:t>
                      </w:r>
                      <w:r w:rsidR="007D43DF">
                        <w:rPr>
                          <w:rFonts w:ascii="Arial" w:hAnsi="Arial" w:cs="Arial"/>
                          <w:b w:val="0"/>
                          <w:bCs/>
                          <w:sz w:val="24"/>
                          <w:szCs w:val="24"/>
                        </w:rPr>
                        <w:t>of the data can be done</w:t>
                      </w:r>
                      <w:r w:rsidR="00B64208">
                        <w:rPr>
                          <w:rFonts w:ascii="Arial" w:hAnsi="Arial" w:cs="Arial"/>
                          <w:b w:val="0"/>
                          <w:bCs/>
                          <w:sz w:val="24"/>
                          <w:szCs w:val="24"/>
                        </w:rPr>
                        <w:t xml:space="preserve">. Structured data </w:t>
                      </w:r>
                      <w:r w:rsidR="00F706BB">
                        <w:rPr>
                          <w:rFonts w:ascii="Arial" w:hAnsi="Arial" w:cs="Arial"/>
                          <w:b w:val="0"/>
                          <w:bCs/>
                          <w:sz w:val="24"/>
                          <w:szCs w:val="24"/>
                        </w:rPr>
                        <w:t>can be used with</w:t>
                      </w:r>
                      <w:r w:rsidR="003C59C5" w:rsidRPr="003C59C5">
                        <w:rPr>
                          <w:rFonts w:ascii="Arial" w:hAnsi="Arial" w:cs="Arial"/>
                          <w:b w:val="0"/>
                          <w:bCs/>
                          <w:sz w:val="24"/>
                          <w:szCs w:val="24"/>
                        </w:rPr>
                        <w:t xml:space="preserve"> </w:t>
                      </w:r>
                      <w:r w:rsidR="003C59C5">
                        <w:rPr>
                          <w:rFonts w:ascii="Arial" w:hAnsi="Arial" w:cs="Arial"/>
                          <w:b w:val="0"/>
                          <w:bCs/>
                          <w:sz w:val="24"/>
                          <w:szCs w:val="24"/>
                        </w:rPr>
                        <w:t>analyzing</w:t>
                      </w:r>
                      <w:r w:rsidR="003C59C5" w:rsidRPr="003C59C5">
                        <w:rPr>
                          <w:rFonts w:ascii="Arial" w:hAnsi="Arial" w:cs="Arial"/>
                          <w:b w:val="0"/>
                          <w:bCs/>
                          <w:sz w:val="24"/>
                          <w:szCs w:val="24"/>
                        </w:rPr>
                        <w:t xml:space="preserve"> tools for </w:t>
                      </w:r>
                      <w:r w:rsidR="00F706BB">
                        <w:rPr>
                          <w:rFonts w:ascii="Arial" w:hAnsi="Arial" w:cs="Arial"/>
                          <w:b w:val="0"/>
                          <w:bCs/>
                          <w:sz w:val="24"/>
                          <w:szCs w:val="24"/>
                        </w:rPr>
                        <w:t>interpretation of its meaning and potential</w:t>
                      </w:r>
                      <w:r w:rsidR="003C59C5" w:rsidRPr="003C59C5">
                        <w:rPr>
                          <w:rFonts w:ascii="Arial" w:hAnsi="Arial" w:cs="Arial"/>
                          <w:b w:val="0"/>
                          <w:bCs/>
                          <w:sz w:val="24"/>
                          <w:szCs w:val="24"/>
                        </w:rPr>
                        <w:t xml:space="preserve"> </w:t>
                      </w:r>
                      <w:r w:rsidR="00993876">
                        <w:rPr>
                          <w:rFonts w:ascii="Arial" w:hAnsi="Arial" w:cs="Arial"/>
                          <w:b w:val="0"/>
                          <w:bCs/>
                          <w:sz w:val="24"/>
                          <w:szCs w:val="24"/>
                        </w:rPr>
                        <w:t>so it can be turned</w:t>
                      </w:r>
                      <w:r w:rsidR="003C59C5" w:rsidRPr="003C59C5">
                        <w:rPr>
                          <w:rFonts w:ascii="Arial" w:hAnsi="Arial" w:cs="Arial"/>
                          <w:b w:val="0"/>
                          <w:bCs/>
                          <w:sz w:val="24"/>
                          <w:szCs w:val="24"/>
                        </w:rPr>
                        <w:t xml:space="preserve"> into intelligent information. Business companies extract information from their data to study and engage the public and meet their business targets</w:t>
                      </w:r>
                      <w:r w:rsidR="003C59C5">
                        <w:t>.</w:t>
                      </w:r>
                    </w:p>
                    <w:p w14:paraId="165EB54B" w14:textId="7E7F4583" w:rsidR="003C59C5" w:rsidRPr="00954556" w:rsidRDefault="003C59C5" w:rsidP="003C59C5">
                      <w:pPr>
                        <w:ind w:left="720"/>
                      </w:pPr>
                    </w:p>
                    <w:p w14:paraId="310616F4" w14:textId="6EA8C420" w:rsidR="001B4565" w:rsidRPr="00954556" w:rsidRDefault="001B4565" w:rsidP="001B4565">
                      <w:pPr>
                        <w:pStyle w:val="Heading2"/>
                        <w:rPr>
                          <w:rFonts w:ascii="Arial" w:hAnsi="Arial" w:cs="Arial"/>
                          <w:color w:val="0065BA" w:themeColor="accent1" w:themeShade="BF"/>
                          <w:sz w:val="32"/>
                          <w:szCs w:val="32"/>
                        </w:rPr>
                      </w:pPr>
                      <w:r w:rsidRPr="00954556">
                        <w:rPr>
                          <w:rFonts w:ascii="Arial" w:hAnsi="Arial" w:cs="Arial"/>
                          <w:color w:val="0065BA" w:themeColor="accent1" w:themeShade="BF"/>
                          <w:sz w:val="32"/>
                          <w:szCs w:val="32"/>
                        </w:rPr>
                        <w:t>Business Intelligence</w:t>
                      </w:r>
                    </w:p>
                    <w:p w14:paraId="228A7F64" w14:textId="37A1796E" w:rsidR="00A12016" w:rsidRDefault="004355A3" w:rsidP="004355A3">
                      <w:pPr>
                        <w:rPr>
                          <w:rFonts w:ascii="Arial" w:hAnsi="Arial" w:cs="Arial"/>
                          <w:b w:val="0"/>
                          <w:bCs/>
                          <w:sz w:val="24"/>
                          <w:szCs w:val="24"/>
                        </w:rPr>
                      </w:pPr>
                      <w:r w:rsidRPr="004355A3">
                        <w:rPr>
                          <w:rFonts w:ascii="Arial" w:hAnsi="Arial" w:cs="Arial"/>
                          <w:b w:val="0"/>
                          <w:bCs/>
                          <w:sz w:val="24"/>
                          <w:szCs w:val="24"/>
                        </w:rPr>
                        <w:t xml:space="preserve">Raw data goes through four </w:t>
                      </w:r>
                      <w:r w:rsidR="00A12016">
                        <w:rPr>
                          <w:rFonts w:ascii="Arial" w:hAnsi="Arial" w:cs="Arial"/>
                          <w:b w:val="0"/>
                          <w:bCs/>
                          <w:sz w:val="24"/>
                          <w:szCs w:val="24"/>
                        </w:rPr>
                        <w:t xml:space="preserve">processing stages in data analysis </w:t>
                      </w:r>
                      <w:r w:rsidRPr="004355A3">
                        <w:rPr>
                          <w:rFonts w:ascii="Arial" w:hAnsi="Arial" w:cs="Arial"/>
                          <w:b w:val="0"/>
                          <w:bCs/>
                          <w:sz w:val="24"/>
                          <w:szCs w:val="24"/>
                        </w:rPr>
                        <w:t>before gainin</w:t>
                      </w:r>
                      <w:r w:rsidR="00562028">
                        <w:rPr>
                          <w:rFonts w:ascii="Arial" w:hAnsi="Arial" w:cs="Arial"/>
                          <w:b w:val="0"/>
                          <w:bCs/>
                          <w:sz w:val="24"/>
                          <w:szCs w:val="24"/>
                        </w:rPr>
                        <w:t>g</w:t>
                      </w:r>
                      <w:r w:rsidR="002D248F">
                        <w:rPr>
                          <w:rFonts w:ascii="Arial" w:hAnsi="Arial" w:cs="Arial"/>
                          <w:b w:val="0"/>
                          <w:bCs/>
                          <w:sz w:val="24"/>
                          <w:szCs w:val="24"/>
                        </w:rPr>
                        <w:t xml:space="preserve"> </w:t>
                      </w:r>
                      <w:r w:rsidRPr="004355A3">
                        <w:rPr>
                          <w:rFonts w:ascii="Arial" w:hAnsi="Arial" w:cs="Arial"/>
                          <w:b w:val="0"/>
                          <w:bCs/>
                          <w:sz w:val="24"/>
                          <w:szCs w:val="24"/>
                        </w:rPr>
                        <w:t>its full potential</w:t>
                      </w:r>
                      <w:r w:rsidR="00562028">
                        <w:rPr>
                          <w:rFonts w:ascii="Arial" w:hAnsi="Arial" w:cs="Arial"/>
                          <w:b w:val="0"/>
                          <w:bCs/>
                          <w:sz w:val="24"/>
                          <w:szCs w:val="24"/>
                        </w:rPr>
                        <w:t>.</w:t>
                      </w:r>
                      <w:r w:rsidR="00A12016">
                        <w:rPr>
                          <w:rFonts w:ascii="Arial" w:hAnsi="Arial" w:cs="Arial"/>
                          <w:b w:val="0"/>
                          <w:bCs/>
                          <w:sz w:val="24"/>
                          <w:szCs w:val="24"/>
                        </w:rPr>
                        <w:t xml:space="preserve"> </w:t>
                      </w:r>
                      <w:r w:rsidRPr="004355A3">
                        <w:rPr>
                          <w:rFonts w:ascii="Arial" w:hAnsi="Arial" w:cs="Arial"/>
                          <w:b w:val="0"/>
                          <w:bCs/>
                          <w:sz w:val="24"/>
                          <w:szCs w:val="24"/>
                        </w:rPr>
                        <w:t>These stages are Data, Information, Knowledge</w:t>
                      </w:r>
                      <w:r w:rsidR="00562028">
                        <w:rPr>
                          <w:rFonts w:ascii="Arial" w:hAnsi="Arial" w:cs="Arial"/>
                          <w:b w:val="0"/>
                          <w:bCs/>
                          <w:sz w:val="24"/>
                          <w:szCs w:val="24"/>
                        </w:rPr>
                        <w:t>,</w:t>
                      </w:r>
                      <w:r w:rsidRPr="004355A3">
                        <w:rPr>
                          <w:rFonts w:ascii="Arial" w:hAnsi="Arial" w:cs="Arial"/>
                          <w:b w:val="0"/>
                          <w:bCs/>
                          <w:sz w:val="24"/>
                          <w:szCs w:val="24"/>
                        </w:rPr>
                        <w:t xml:space="preserve"> and Wisdom.</w:t>
                      </w:r>
                    </w:p>
                    <w:p w14:paraId="5FB22507" w14:textId="7B4D6FE9" w:rsidR="004355A3" w:rsidRPr="004355A3" w:rsidRDefault="004355A3" w:rsidP="004355A3">
                      <w:pPr>
                        <w:rPr>
                          <w:rFonts w:ascii="Arial" w:hAnsi="Arial" w:cs="Arial"/>
                          <w:b w:val="0"/>
                          <w:bCs/>
                          <w:sz w:val="24"/>
                          <w:szCs w:val="24"/>
                        </w:rPr>
                      </w:pPr>
                      <w:r w:rsidRPr="004355A3">
                        <w:rPr>
                          <w:rFonts w:ascii="Arial" w:hAnsi="Arial" w:cs="Arial"/>
                          <w:b w:val="0"/>
                          <w:bCs/>
                          <w:sz w:val="24"/>
                          <w:szCs w:val="24"/>
                        </w:rPr>
                        <w:t xml:space="preserve"> </w:t>
                      </w:r>
                      <w:r w:rsidR="00A12016">
                        <w:rPr>
                          <w:rFonts w:ascii="Arial" w:hAnsi="Arial" w:cs="Arial"/>
                          <w:b w:val="0"/>
                          <w:bCs/>
                          <w:sz w:val="24"/>
                          <w:szCs w:val="24"/>
                        </w:rPr>
                        <w:t xml:space="preserve">Business </w:t>
                      </w:r>
                      <w:r w:rsidRPr="004355A3">
                        <w:rPr>
                          <w:rFonts w:ascii="Arial" w:hAnsi="Arial" w:cs="Arial"/>
                          <w:b w:val="0"/>
                          <w:bCs/>
                          <w:sz w:val="24"/>
                          <w:szCs w:val="24"/>
                        </w:rPr>
                        <w:t>intelligence can be gained by applying three different kinds of data analysis</w:t>
                      </w:r>
                      <w:r w:rsidR="00A12016">
                        <w:rPr>
                          <w:rFonts w:ascii="Arial" w:hAnsi="Arial" w:cs="Arial"/>
                          <w:b w:val="0"/>
                          <w:bCs/>
                          <w:sz w:val="24"/>
                          <w:szCs w:val="24"/>
                        </w:rPr>
                        <w:t xml:space="preserve">. The first is the </w:t>
                      </w:r>
                      <w:r w:rsidRPr="004355A3">
                        <w:rPr>
                          <w:rFonts w:ascii="Arial" w:hAnsi="Arial" w:cs="Arial"/>
                          <w:b w:val="0"/>
                          <w:bCs/>
                          <w:sz w:val="24"/>
                          <w:szCs w:val="24"/>
                        </w:rPr>
                        <w:t>descriptive analysis which deals with historical data</w:t>
                      </w:r>
                      <w:r w:rsidR="00A12016">
                        <w:rPr>
                          <w:rFonts w:ascii="Arial" w:hAnsi="Arial" w:cs="Arial"/>
                          <w:b w:val="0"/>
                          <w:bCs/>
                          <w:sz w:val="24"/>
                          <w:szCs w:val="24"/>
                        </w:rPr>
                        <w:t xml:space="preserve">. The Second type is </w:t>
                      </w:r>
                      <w:r w:rsidR="00890BA8">
                        <w:rPr>
                          <w:rFonts w:ascii="Arial" w:hAnsi="Arial" w:cs="Arial"/>
                          <w:b w:val="0"/>
                          <w:bCs/>
                          <w:sz w:val="24"/>
                          <w:szCs w:val="24"/>
                        </w:rPr>
                        <w:t xml:space="preserve">the </w:t>
                      </w:r>
                      <w:r w:rsidRPr="004355A3">
                        <w:rPr>
                          <w:rFonts w:ascii="Arial" w:hAnsi="Arial" w:cs="Arial"/>
                          <w:b w:val="0"/>
                          <w:bCs/>
                          <w:sz w:val="24"/>
                          <w:szCs w:val="24"/>
                        </w:rPr>
                        <w:t>predictive analysis</w:t>
                      </w:r>
                      <w:r w:rsidR="00A12016">
                        <w:rPr>
                          <w:rFonts w:ascii="Arial" w:hAnsi="Arial" w:cs="Arial"/>
                          <w:b w:val="0"/>
                          <w:bCs/>
                          <w:sz w:val="24"/>
                          <w:szCs w:val="24"/>
                        </w:rPr>
                        <w:t xml:space="preserve"> which is</w:t>
                      </w:r>
                      <w:r w:rsidR="00890BA8">
                        <w:rPr>
                          <w:rFonts w:ascii="Arial" w:hAnsi="Arial" w:cs="Arial"/>
                          <w:b w:val="0"/>
                          <w:bCs/>
                          <w:sz w:val="24"/>
                          <w:szCs w:val="24"/>
                        </w:rPr>
                        <w:t xml:space="preserve"> </w:t>
                      </w:r>
                      <w:r w:rsidRPr="004355A3">
                        <w:rPr>
                          <w:rFonts w:ascii="Arial" w:hAnsi="Arial" w:cs="Arial"/>
                          <w:b w:val="0"/>
                          <w:bCs/>
                          <w:sz w:val="24"/>
                          <w:szCs w:val="24"/>
                        </w:rPr>
                        <w:t>establishing a trend in the past and current data sets in order to predict a future trend</w:t>
                      </w:r>
                      <w:r w:rsidR="00A12016">
                        <w:rPr>
                          <w:rFonts w:ascii="Arial" w:hAnsi="Arial" w:cs="Arial"/>
                          <w:b w:val="0"/>
                          <w:bCs/>
                          <w:sz w:val="24"/>
                          <w:szCs w:val="24"/>
                        </w:rPr>
                        <w:t xml:space="preserve">. </w:t>
                      </w:r>
                      <w:r w:rsidR="00890BA8">
                        <w:rPr>
                          <w:rFonts w:ascii="Arial" w:hAnsi="Arial" w:cs="Arial"/>
                          <w:b w:val="0"/>
                          <w:bCs/>
                          <w:sz w:val="24"/>
                          <w:szCs w:val="24"/>
                        </w:rPr>
                        <w:t>Predictive analysis is</w:t>
                      </w:r>
                      <w:r w:rsidRPr="004355A3">
                        <w:rPr>
                          <w:rFonts w:ascii="Arial" w:hAnsi="Arial" w:cs="Arial"/>
                          <w:b w:val="0"/>
                          <w:bCs/>
                          <w:sz w:val="24"/>
                          <w:szCs w:val="24"/>
                        </w:rPr>
                        <w:t xml:space="preserve"> using simulation models and forecasting</w:t>
                      </w:r>
                      <w:r w:rsidR="00890BA8">
                        <w:rPr>
                          <w:rFonts w:ascii="Arial" w:hAnsi="Arial" w:cs="Arial"/>
                          <w:b w:val="0"/>
                          <w:bCs/>
                          <w:sz w:val="24"/>
                          <w:szCs w:val="24"/>
                        </w:rPr>
                        <w:t xml:space="preserve"> to give estimations. Thirdly</w:t>
                      </w:r>
                      <w:r w:rsidR="000249A9">
                        <w:rPr>
                          <w:rFonts w:ascii="Arial" w:hAnsi="Arial" w:cs="Arial"/>
                          <w:b w:val="0"/>
                          <w:bCs/>
                          <w:sz w:val="24"/>
                          <w:szCs w:val="24"/>
                        </w:rPr>
                        <w:t>,</w:t>
                      </w:r>
                      <w:r w:rsidR="00890BA8">
                        <w:rPr>
                          <w:rFonts w:ascii="Arial" w:hAnsi="Arial" w:cs="Arial"/>
                          <w:b w:val="0"/>
                          <w:bCs/>
                          <w:sz w:val="24"/>
                          <w:szCs w:val="24"/>
                        </w:rPr>
                        <w:t xml:space="preserve"> we have </w:t>
                      </w:r>
                      <w:r w:rsidRPr="004355A3">
                        <w:rPr>
                          <w:rFonts w:ascii="Arial" w:hAnsi="Arial" w:cs="Arial"/>
                          <w:b w:val="0"/>
                          <w:bCs/>
                          <w:sz w:val="24"/>
                          <w:szCs w:val="24"/>
                        </w:rPr>
                        <w:t>prescriptive analysis which recommends</w:t>
                      </w:r>
                      <w:r w:rsidR="00932302">
                        <w:rPr>
                          <w:rFonts w:ascii="Arial" w:hAnsi="Arial" w:cs="Arial"/>
                          <w:b w:val="0"/>
                          <w:bCs/>
                          <w:sz w:val="24"/>
                          <w:szCs w:val="24"/>
                        </w:rPr>
                        <w:t xml:space="preserve"> winning </w:t>
                      </w:r>
                      <w:r w:rsidRPr="004355A3">
                        <w:rPr>
                          <w:rFonts w:ascii="Arial" w:hAnsi="Arial" w:cs="Arial"/>
                          <w:b w:val="0"/>
                          <w:bCs/>
                          <w:sz w:val="24"/>
                          <w:szCs w:val="24"/>
                        </w:rPr>
                        <w:t xml:space="preserve">decisions and the next </w:t>
                      </w:r>
                      <w:r w:rsidR="000249A9">
                        <w:rPr>
                          <w:rFonts w:ascii="Arial" w:hAnsi="Arial" w:cs="Arial"/>
                          <w:b w:val="0"/>
                          <w:bCs/>
                          <w:sz w:val="24"/>
                          <w:szCs w:val="24"/>
                        </w:rPr>
                        <w:t xml:space="preserve">intelligent </w:t>
                      </w:r>
                      <w:r w:rsidRPr="004355A3">
                        <w:rPr>
                          <w:rFonts w:ascii="Arial" w:hAnsi="Arial" w:cs="Arial"/>
                          <w:b w:val="0"/>
                          <w:bCs/>
                          <w:sz w:val="24"/>
                          <w:szCs w:val="24"/>
                        </w:rPr>
                        <w:t>step</w:t>
                      </w:r>
                      <w:r w:rsidR="00932302">
                        <w:rPr>
                          <w:rFonts w:ascii="Arial" w:hAnsi="Arial" w:cs="Arial"/>
                          <w:b w:val="0"/>
                          <w:bCs/>
                          <w:sz w:val="24"/>
                          <w:szCs w:val="24"/>
                        </w:rPr>
                        <w:t>s to be taken in order</w:t>
                      </w:r>
                      <w:r w:rsidRPr="004355A3">
                        <w:rPr>
                          <w:rFonts w:ascii="Arial" w:hAnsi="Arial" w:cs="Arial"/>
                          <w:b w:val="0"/>
                          <w:bCs/>
                          <w:sz w:val="24"/>
                          <w:szCs w:val="24"/>
                        </w:rPr>
                        <w:t xml:space="preserve"> </w:t>
                      </w:r>
                      <w:r w:rsidR="000249A9">
                        <w:rPr>
                          <w:rFonts w:ascii="Arial" w:hAnsi="Arial" w:cs="Arial"/>
                          <w:b w:val="0"/>
                          <w:bCs/>
                          <w:sz w:val="24"/>
                          <w:szCs w:val="24"/>
                        </w:rPr>
                        <w:t>to achieve</w:t>
                      </w:r>
                      <w:r w:rsidRPr="004355A3">
                        <w:rPr>
                          <w:rFonts w:ascii="Arial" w:hAnsi="Arial" w:cs="Arial"/>
                          <w:b w:val="0"/>
                          <w:bCs/>
                          <w:sz w:val="24"/>
                          <w:szCs w:val="24"/>
                        </w:rPr>
                        <w:t xml:space="preserve"> the business’s </w:t>
                      </w:r>
                      <w:r w:rsidR="00D73669">
                        <w:rPr>
                          <w:rFonts w:ascii="Arial" w:hAnsi="Arial" w:cs="Arial"/>
                          <w:b w:val="0"/>
                          <w:bCs/>
                          <w:sz w:val="24"/>
                          <w:szCs w:val="24"/>
                        </w:rPr>
                        <w:t xml:space="preserve">set of </w:t>
                      </w:r>
                      <w:r w:rsidRPr="004355A3">
                        <w:rPr>
                          <w:rFonts w:ascii="Arial" w:hAnsi="Arial" w:cs="Arial"/>
                          <w:b w:val="0"/>
                          <w:bCs/>
                          <w:sz w:val="24"/>
                          <w:szCs w:val="24"/>
                        </w:rPr>
                        <w:t>targets.</w:t>
                      </w:r>
                    </w:p>
                    <w:p w14:paraId="5B78E693" w14:textId="77777777" w:rsidR="001B4565" w:rsidRPr="004355A3" w:rsidRDefault="001B4565" w:rsidP="001B4565">
                      <w:pPr>
                        <w:rPr>
                          <w:rFonts w:ascii="Arial" w:hAnsi="Arial" w:cs="Arial"/>
                          <w:b w:val="0"/>
                          <w:bCs/>
                          <w:sz w:val="24"/>
                          <w:szCs w:val="24"/>
                        </w:rPr>
                      </w:pPr>
                    </w:p>
                    <w:p w14:paraId="5D90BFE8" w14:textId="3CCF483F" w:rsidR="009E7B8A" w:rsidRPr="004355A3" w:rsidRDefault="009E7B8A" w:rsidP="009E7B8A">
                      <w:pPr>
                        <w:pStyle w:val="Content"/>
                        <w:rPr>
                          <w:rFonts w:ascii="Arial" w:hAnsi="Arial" w:cs="Arial"/>
                          <w:bCs/>
                          <w:sz w:val="24"/>
                          <w:szCs w:val="24"/>
                        </w:rPr>
                      </w:pPr>
                    </w:p>
                    <w:p w14:paraId="151F071E" w14:textId="77777777" w:rsidR="009E7B8A" w:rsidRDefault="009E7B8A" w:rsidP="009E7B8A">
                      <w:pPr>
                        <w:pStyle w:val="Content"/>
                      </w:pPr>
                    </w:p>
                  </w:txbxContent>
                </v:textbox>
                <w10:anchorlock/>
              </v:shape>
            </w:pict>
          </mc:Fallback>
        </mc:AlternateContent>
      </w:r>
    </w:p>
    <w:p w14:paraId="7C26372A" w14:textId="2FC718AF" w:rsidR="006C2A97" w:rsidRDefault="003F6C33" w:rsidP="009E7B8A">
      <w:pPr>
        <w:pStyle w:val="ListBullet"/>
        <w:framePr w:hSpace="0" w:wrap="auto" w:vAnchor="margin" w:hAnchor="text" w:yAlign="inline"/>
        <w:numPr>
          <w:ilvl w:val="0"/>
          <w:numId w:val="0"/>
        </w:numPr>
        <w:ind w:left="360"/>
      </w:pPr>
      <w:r>
        <w:rPr>
          <w:b/>
        </w:rPr>
        <w:lastRenderedPageBreak/>
        <mc:AlternateContent>
          <mc:Choice Requires="wps">
            <w:drawing>
              <wp:anchor distT="0" distB="0" distL="114300" distR="114300" simplePos="0" relativeHeight="251658246" behindDoc="0" locked="0" layoutInCell="1" allowOverlap="1" wp14:anchorId="040AC20D" wp14:editId="6C9399B9">
                <wp:simplePos x="0" y="0"/>
                <wp:positionH relativeFrom="column">
                  <wp:posOffset>3982065</wp:posOffset>
                </wp:positionH>
                <wp:positionV relativeFrom="paragraph">
                  <wp:posOffset>1109816</wp:posOffset>
                </wp:positionV>
                <wp:extent cx="2519024" cy="2955577"/>
                <wp:effectExtent l="0" t="0" r="15240" b="16510"/>
                <wp:wrapNone/>
                <wp:docPr id="44" name="Text Box 44"/>
                <wp:cNvGraphicFramePr/>
                <a:graphic xmlns:a="http://schemas.openxmlformats.org/drawingml/2006/main">
                  <a:graphicData uri="http://schemas.microsoft.com/office/word/2010/wordprocessingShape">
                    <wps:wsp>
                      <wps:cNvSpPr txBox="1"/>
                      <wps:spPr>
                        <a:xfrm>
                          <a:off x="0" y="0"/>
                          <a:ext cx="2519024" cy="2955577"/>
                        </a:xfrm>
                        <a:prstGeom prst="rect">
                          <a:avLst/>
                        </a:prstGeom>
                        <a:solidFill>
                          <a:schemeClr val="lt1"/>
                        </a:solidFill>
                        <a:ln w="6350">
                          <a:solidFill>
                            <a:prstClr val="black"/>
                          </a:solidFill>
                        </a:ln>
                      </wps:spPr>
                      <wps:txbx>
                        <w:txbxContent>
                          <w:p w14:paraId="5D68DB53" w14:textId="743CE65C" w:rsidR="003F6C33" w:rsidRPr="00BA77BA" w:rsidRDefault="00CC4E74">
                            <w:pPr>
                              <w:rPr>
                                <w:rFonts w:ascii="Arial" w:hAnsi="Arial" w:cs="Arial"/>
                                <w:sz w:val="20"/>
                                <w:szCs w:val="20"/>
                                <w:lang w:val="en-GB"/>
                              </w:rPr>
                            </w:pPr>
                            <w:r w:rsidRPr="00BA77BA">
                              <w:rPr>
                                <w:sz w:val="20"/>
                                <w:szCs w:val="20"/>
                                <w:lang w:val="en-GB"/>
                              </w:rPr>
                              <w:t xml:space="preserve">Qualitative: </w:t>
                            </w:r>
                            <w:r w:rsidR="00081CEC" w:rsidRPr="00BA77BA">
                              <w:rPr>
                                <w:rFonts w:ascii="Arial" w:hAnsi="Arial" w:cs="Arial"/>
                                <w:b w:val="0"/>
                                <w:bCs/>
                                <w:sz w:val="20"/>
                                <w:szCs w:val="20"/>
                                <w:lang w:val="en-GB"/>
                              </w:rPr>
                              <w:t>describes properties</w:t>
                            </w:r>
                            <w:r w:rsidR="00894E9E" w:rsidRPr="00BA77BA">
                              <w:rPr>
                                <w:rFonts w:ascii="Arial" w:hAnsi="Arial" w:cs="Arial"/>
                                <w:b w:val="0"/>
                                <w:bCs/>
                                <w:sz w:val="20"/>
                                <w:szCs w:val="20"/>
                                <w:lang w:val="en-GB"/>
                              </w:rPr>
                              <w:t xml:space="preserve">, </w:t>
                            </w:r>
                            <w:r w:rsidR="00D8373A" w:rsidRPr="00BA77BA">
                              <w:rPr>
                                <w:rFonts w:ascii="Arial" w:hAnsi="Arial" w:cs="Arial"/>
                                <w:b w:val="0"/>
                                <w:bCs/>
                                <w:sz w:val="20"/>
                                <w:szCs w:val="20"/>
                                <w:lang w:val="en-GB"/>
                              </w:rPr>
                              <w:t xml:space="preserve">in </w:t>
                            </w:r>
                            <w:r w:rsidR="00894E9E" w:rsidRPr="00BA77BA">
                              <w:rPr>
                                <w:rFonts w:ascii="Arial" w:hAnsi="Arial" w:cs="Arial"/>
                                <w:b w:val="0"/>
                                <w:bCs/>
                                <w:sz w:val="20"/>
                                <w:szCs w:val="20"/>
                                <w:lang w:val="en-GB"/>
                              </w:rPr>
                              <w:t>text form</w:t>
                            </w:r>
                          </w:p>
                          <w:p w14:paraId="08593E32" w14:textId="5D928197" w:rsidR="00326103" w:rsidRPr="00BA77BA" w:rsidRDefault="00CC4E74">
                            <w:pPr>
                              <w:rPr>
                                <w:rFonts w:ascii="Arial" w:hAnsi="Arial" w:cs="Arial"/>
                                <w:b w:val="0"/>
                                <w:bCs/>
                                <w:sz w:val="20"/>
                                <w:szCs w:val="20"/>
                                <w:lang w:val="en-GB"/>
                              </w:rPr>
                            </w:pPr>
                            <w:r w:rsidRPr="00BA77BA">
                              <w:rPr>
                                <w:sz w:val="20"/>
                                <w:szCs w:val="20"/>
                                <w:lang w:val="en-GB"/>
                              </w:rPr>
                              <w:t>Nominal</w:t>
                            </w:r>
                            <w:r w:rsidR="00326103" w:rsidRPr="00BA77BA">
                              <w:rPr>
                                <w:sz w:val="20"/>
                                <w:szCs w:val="20"/>
                                <w:lang w:val="en-GB"/>
                              </w:rPr>
                              <w:t xml:space="preserve">: </w:t>
                            </w:r>
                            <w:r w:rsidR="00AA60E0" w:rsidRPr="00BA77BA">
                              <w:rPr>
                                <w:rFonts w:ascii="Arial" w:hAnsi="Arial" w:cs="Arial"/>
                                <w:b w:val="0"/>
                                <w:bCs/>
                                <w:sz w:val="20"/>
                                <w:szCs w:val="20"/>
                                <w:lang w:val="en-GB"/>
                              </w:rPr>
                              <w:t>unordered categories</w:t>
                            </w:r>
                          </w:p>
                          <w:p w14:paraId="52136C55" w14:textId="5147F1E5" w:rsidR="00CC4E74" w:rsidRPr="00BA77BA" w:rsidRDefault="00AA60E0">
                            <w:pPr>
                              <w:rPr>
                                <w:rFonts w:ascii="Arial" w:hAnsi="Arial" w:cs="Arial"/>
                                <w:b w:val="0"/>
                                <w:bCs/>
                                <w:sz w:val="20"/>
                                <w:szCs w:val="20"/>
                                <w:lang w:val="en-GB"/>
                              </w:rPr>
                            </w:pPr>
                            <w:r w:rsidRPr="00BA77BA">
                              <w:rPr>
                                <w:sz w:val="20"/>
                                <w:szCs w:val="20"/>
                                <w:lang w:val="en-GB"/>
                              </w:rPr>
                              <w:t xml:space="preserve">Ordinal: </w:t>
                            </w:r>
                            <w:r w:rsidRPr="00BA77BA">
                              <w:rPr>
                                <w:rFonts w:ascii="Arial" w:hAnsi="Arial" w:cs="Arial"/>
                                <w:b w:val="0"/>
                                <w:bCs/>
                                <w:sz w:val="20"/>
                                <w:szCs w:val="20"/>
                                <w:lang w:val="en-GB"/>
                              </w:rPr>
                              <w:t>ordered categories</w:t>
                            </w:r>
                          </w:p>
                          <w:p w14:paraId="74933CE2" w14:textId="577BBB8D" w:rsidR="00CC4E74" w:rsidRPr="00BA77BA" w:rsidRDefault="00CC4E74">
                            <w:pPr>
                              <w:rPr>
                                <w:rFonts w:ascii="Arial" w:hAnsi="Arial" w:cs="Arial"/>
                                <w:b w:val="0"/>
                                <w:bCs/>
                                <w:sz w:val="20"/>
                                <w:szCs w:val="20"/>
                                <w:lang w:val="en-GB"/>
                              </w:rPr>
                            </w:pPr>
                            <w:r w:rsidRPr="00BA77BA">
                              <w:rPr>
                                <w:sz w:val="20"/>
                                <w:szCs w:val="20"/>
                                <w:lang w:val="en-GB"/>
                              </w:rPr>
                              <w:t>Categorical data:</w:t>
                            </w:r>
                            <w:r w:rsidR="00A3027A" w:rsidRPr="00BA77BA">
                              <w:rPr>
                                <w:rFonts w:ascii="Arial" w:hAnsi="Arial" w:cs="Arial"/>
                                <w:b w:val="0"/>
                                <w:bCs/>
                                <w:sz w:val="20"/>
                                <w:szCs w:val="20"/>
                                <w:lang w:val="en-GB"/>
                              </w:rPr>
                              <w:t xml:space="preserve"> characteristics expressed in text, can be numbers but without mathematical </w:t>
                            </w:r>
                            <w:proofErr w:type="gramStart"/>
                            <w:r w:rsidR="00A3027A" w:rsidRPr="00BA77BA">
                              <w:rPr>
                                <w:rFonts w:ascii="Arial" w:hAnsi="Arial" w:cs="Arial"/>
                                <w:b w:val="0"/>
                                <w:bCs/>
                                <w:sz w:val="20"/>
                                <w:szCs w:val="20"/>
                                <w:lang w:val="en-GB"/>
                              </w:rPr>
                              <w:t>meaning</w:t>
                            </w:r>
                            <w:proofErr w:type="gramEnd"/>
                          </w:p>
                          <w:p w14:paraId="3334EE9D" w14:textId="2BE28E16" w:rsidR="00CC4E74" w:rsidRPr="00BA77BA" w:rsidRDefault="006C181E">
                            <w:pPr>
                              <w:rPr>
                                <w:rFonts w:ascii="Arial" w:hAnsi="Arial" w:cs="Arial"/>
                                <w:b w:val="0"/>
                                <w:bCs/>
                                <w:sz w:val="20"/>
                                <w:szCs w:val="20"/>
                                <w:lang w:val="en-GB"/>
                              </w:rPr>
                            </w:pPr>
                            <w:r w:rsidRPr="00BA77BA">
                              <w:rPr>
                                <w:sz w:val="20"/>
                                <w:szCs w:val="20"/>
                                <w:lang w:val="en-GB"/>
                              </w:rPr>
                              <w:t xml:space="preserve">Quantitative: </w:t>
                            </w:r>
                            <w:r w:rsidR="00894E9E" w:rsidRPr="00BA77BA">
                              <w:rPr>
                                <w:rFonts w:ascii="Arial" w:hAnsi="Arial" w:cs="Arial"/>
                                <w:b w:val="0"/>
                                <w:bCs/>
                                <w:sz w:val="20"/>
                                <w:szCs w:val="20"/>
                                <w:lang w:val="en-GB"/>
                              </w:rPr>
                              <w:t xml:space="preserve">measurements, </w:t>
                            </w:r>
                            <w:r w:rsidR="0078626A" w:rsidRPr="00BA77BA">
                              <w:rPr>
                                <w:rFonts w:ascii="Arial" w:hAnsi="Arial" w:cs="Arial"/>
                                <w:b w:val="0"/>
                                <w:bCs/>
                                <w:sz w:val="20"/>
                                <w:szCs w:val="20"/>
                                <w:lang w:val="en-GB"/>
                              </w:rPr>
                              <w:t xml:space="preserve">values, or counts on a mathematical scale, </w:t>
                            </w:r>
                            <w:r w:rsidR="00D8373A" w:rsidRPr="00BA77BA">
                              <w:rPr>
                                <w:rFonts w:ascii="Arial" w:hAnsi="Arial" w:cs="Arial"/>
                                <w:b w:val="0"/>
                                <w:bCs/>
                                <w:sz w:val="20"/>
                                <w:szCs w:val="20"/>
                                <w:lang w:val="en-GB"/>
                              </w:rPr>
                              <w:t xml:space="preserve">in </w:t>
                            </w:r>
                            <w:r w:rsidR="0078626A" w:rsidRPr="00BA77BA">
                              <w:rPr>
                                <w:rFonts w:ascii="Arial" w:hAnsi="Arial" w:cs="Arial"/>
                                <w:b w:val="0"/>
                                <w:bCs/>
                                <w:sz w:val="20"/>
                                <w:szCs w:val="20"/>
                                <w:lang w:val="en-GB"/>
                              </w:rPr>
                              <w:t>numbe</w:t>
                            </w:r>
                            <w:r w:rsidR="00D8373A" w:rsidRPr="00BA77BA">
                              <w:rPr>
                                <w:rFonts w:ascii="Arial" w:hAnsi="Arial" w:cs="Arial"/>
                                <w:b w:val="0"/>
                                <w:bCs/>
                                <w:sz w:val="20"/>
                                <w:szCs w:val="20"/>
                                <w:lang w:val="en-GB"/>
                              </w:rPr>
                              <w:t>r form</w:t>
                            </w:r>
                          </w:p>
                          <w:p w14:paraId="248C6135" w14:textId="3A6E5D7C" w:rsidR="00AA60E0" w:rsidRPr="00BA77BA" w:rsidRDefault="006C181E">
                            <w:pPr>
                              <w:rPr>
                                <w:rFonts w:ascii="Arial" w:hAnsi="Arial" w:cs="Arial"/>
                                <w:b w:val="0"/>
                                <w:bCs/>
                                <w:sz w:val="20"/>
                                <w:szCs w:val="20"/>
                                <w:lang w:val="en-GB"/>
                              </w:rPr>
                            </w:pPr>
                            <w:r w:rsidRPr="00BA77BA">
                              <w:rPr>
                                <w:sz w:val="20"/>
                                <w:szCs w:val="20"/>
                                <w:lang w:val="en-GB"/>
                              </w:rPr>
                              <w:t>Interval</w:t>
                            </w:r>
                            <w:r w:rsidR="00A46128" w:rsidRPr="00BA77BA">
                              <w:rPr>
                                <w:sz w:val="20"/>
                                <w:szCs w:val="20"/>
                                <w:lang w:val="en-GB"/>
                              </w:rPr>
                              <w:t xml:space="preserve">: </w:t>
                            </w:r>
                            <w:r w:rsidR="00A46128" w:rsidRPr="00BA77BA">
                              <w:rPr>
                                <w:rFonts w:ascii="Arial" w:hAnsi="Arial" w:cs="Arial"/>
                                <w:b w:val="0"/>
                                <w:bCs/>
                                <w:sz w:val="20"/>
                                <w:szCs w:val="20"/>
                                <w:lang w:val="en-GB"/>
                              </w:rPr>
                              <w:t>values ordered on a scale with negative numbers and zero</w:t>
                            </w:r>
                          </w:p>
                          <w:p w14:paraId="662B4762" w14:textId="40743D62" w:rsidR="006C181E" w:rsidRPr="00BA77BA" w:rsidRDefault="006C181E">
                            <w:pPr>
                              <w:rPr>
                                <w:rFonts w:ascii="Arial" w:hAnsi="Arial" w:cs="Arial"/>
                                <w:b w:val="0"/>
                                <w:bCs/>
                                <w:sz w:val="20"/>
                                <w:szCs w:val="20"/>
                                <w:lang w:val="en-GB"/>
                              </w:rPr>
                            </w:pPr>
                            <w:r w:rsidRPr="00BA77BA">
                              <w:rPr>
                                <w:sz w:val="20"/>
                                <w:szCs w:val="20"/>
                                <w:lang w:val="en-GB"/>
                              </w:rPr>
                              <w:t>Ratio:</w:t>
                            </w:r>
                            <w:r w:rsidR="00A46128" w:rsidRPr="00BA77BA">
                              <w:rPr>
                                <w:sz w:val="20"/>
                                <w:szCs w:val="20"/>
                                <w:lang w:val="en-GB"/>
                              </w:rPr>
                              <w:t xml:space="preserve"> </w:t>
                            </w:r>
                            <w:r w:rsidR="00A46128" w:rsidRPr="00BA77BA">
                              <w:rPr>
                                <w:rFonts w:ascii="Arial" w:hAnsi="Arial" w:cs="Arial"/>
                                <w:b w:val="0"/>
                                <w:bCs/>
                                <w:sz w:val="20"/>
                                <w:szCs w:val="20"/>
                                <w:lang w:val="en-GB"/>
                              </w:rPr>
                              <w:t>ordered values on a scale with</w:t>
                            </w:r>
                            <w:r w:rsidR="006E0C78" w:rsidRPr="00BA77BA">
                              <w:rPr>
                                <w:rFonts w:ascii="Arial" w:hAnsi="Arial" w:cs="Arial"/>
                                <w:b w:val="0"/>
                                <w:bCs/>
                                <w:sz w:val="20"/>
                                <w:szCs w:val="20"/>
                                <w:lang w:val="en-GB"/>
                              </w:rPr>
                              <w:t xml:space="preserve"> zero denoting the absence of something</w:t>
                            </w:r>
                          </w:p>
                          <w:p w14:paraId="4091585F" w14:textId="096E48A7" w:rsidR="006E0C78" w:rsidRPr="00BA77BA" w:rsidRDefault="006C181E">
                            <w:pPr>
                              <w:rPr>
                                <w:rFonts w:ascii="Arial" w:hAnsi="Arial" w:cs="Arial"/>
                                <w:b w:val="0"/>
                                <w:bCs/>
                                <w:sz w:val="20"/>
                                <w:szCs w:val="20"/>
                                <w:lang w:val="en-GB"/>
                              </w:rPr>
                            </w:pPr>
                            <w:r w:rsidRPr="00BA77BA">
                              <w:rPr>
                                <w:sz w:val="20"/>
                                <w:szCs w:val="20"/>
                                <w:lang w:val="en-GB"/>
                              </w:rPr>
                              <w:t>Discrete</w:t>
                            </w:r>
                            <w:r w:rsidR="006E0C78" w:rsidRPr="00BA77BA">
                              <w:rPr>
                                <w:sz w:val="20"/>
                                <w:szCs w:val="20"/>
                                <w:lang w:val="en-GB"/>
                              </w:rPr>
                              <w:t>:</w:t>
                            </w:r>
                            <w:r w:rsidR="00507F82" w:rsidRPr="00BA77BA">
                              <w:rPr>
                                <w:sz w:val="20"/>
                                <w:szCs w:val="20"/>
                                <w:lang w:val="en-GB"/>
                              </w:rPr>
                              <w:t xml:space="preserve"> </w:t>
                            </w:r>
                            <w:r w:rsidR="00507F82" w:rsidRPr="00BA77BA">
                              <w:rPr>
                                <w:rFonts w:ascii="Arial" w:hAnsi="Arial" w:cs="Arial"/>
                                <w:b w:val="0"/>
                                <w:bCs/>
                                <w:sz w:val="20"/>
                                <w:szCs w:val="20"/>
                                <w:lang w:val="en-GB"/>
                              </w:rPr>
                              <w:t>count data</w:t>
                            </w:r>
                          </w:p>
                          <w:p w14:paraId="168B1374" w14:textId="5AE95BA6" w:rsidR="006C181E" w:rsidRPr="00BA77BA" w:rsidRDefault="006C181E">
                            <w:pPr>
                              <w:rPr>
                                <w:rFonts w:ascii="Arial" w:hAnsi="Arial" w:cs="Arial"/>
                                <w:b w:val="0"/>
                                <w:bCs/>
                                <w:sz w:val="20"/>
                                <w:szCs w:val="20"/>
                                <w:lang w:val="en-GB"/>
                              </w:rPr>
                            </w:pPr>
                            <w:r w:rsidRPr="00BA77BA">
                              <w:rPr>
                                <w:sz w:val="20"/>
                                <w:szCs w:val="20"/>
                                <w:lang w:val="en-GB"/>
                              </w:rPr>
                              <w:t>continuous:</w:t>
                            </w:r>
                            <w:r w:rsidR="00507F82" w:rsidRPr="00BA77BA">
                              <w:rPr>
                                <w:sz w:val="20"/>
                                <w:szCs w:val="20"/>
                                <w:lang w:val="en-GB"/>
                              </w:rPr>
                              <w:t xml:space="preserve"> </w:t>
                            </w:r>
                            <w:r w:rsidR="00507F82" w:rsidRPr="00BA77BA">
                              <w:rPr>
                                <w:rFonts w:ascii="Arial" w:hAnsi="Arial" w:cs="Arial"/>
                                <w:b w:val="0"/>
                                <w:bCs/>
                                <w:sz w:val="20"/>
                                <w:szCs w:val="20"/>
                                <w:lang w:val="en-GB"/>
                              </w:rPr>
                              <w:t>continuous measurements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AC20D" id="Text Box 44" o:spid="_x0000_s1033" type="#_x0000_t202" style="position:absolute;left:0;text-align:left;margin-left:313.55pt;margin-top:87.4pt;width:198.35pt;height:232.7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" fillcolor="white [3201]" strokeweight=".5pt">
                <v:textbox>
                  <w:txbxContent>
                    <w:p w14:paraId="5D68DB53" w14:textId="743CE65C" w:rsidR="003F6C33" w:rsidRPr="00BA77BA" w:rsidRDefault="00CC4E74">
                      <w:pPr>
                        <w:rPr>
                          <w:rFonts w:ascii="Arial" w:hAnsi="Arial" w:cs="Arial"/>
                          <w:sz w:val="20"/>
                          <w:szCs w:val="20"/>
                          <w:lang w:val="en-GB"/>
                        </w:rPr>
                      </w:pPr>
                      <w:r w:rsidRPr="00BA77BA">
                        <w:rPr>
                          <w:sz w:val="20"/>
                          <w:szCs w:val="20"/>
                          <w:lang w:val="en-GB"/>
                        </w:rPr>
                        <w:t xml:space="preserve">Qualitative: </w:t>
                      </w:r>
                      <w:r w:rsidR="00081CEC" w:rsidRPr="00BA77BA">
                        <w:rPr>
                          <w:rFonts w:ascii="Arial" w:hAnsi="Arial" w:cs="Arial"/>
                          <w:b w:val="0"/>
                          <w:bCs/>
                          <w:sz w:val="20"/>
                          <w:szCs w:val="20"/>
                          <w:lang w:val="en-GB"/>
                        </w:rPr>
                        <w:t>describes properties</w:t>
                      </w:r>
                      <w:r w:rsidR="00894E9E" w:rsidRPr="00BA77BA">
                        <w:rPr>
                          <w:rFonts w:ascii="Arial" w:hAnsi="Arial" w:cs="Arial"/>
                          <w:b w:val="0"/>
                          <w:bCs/>
                          <w:sz w:val="20"/>
                          <w:szCs w:val="20"/>
                          <w:lang w:val="en-GB"/>
                        </w:rPr>
                        <w:t xml:space="preserve">, </w:t>
                      </w:r>
                      <w:r w:rsidR="00D8373A" w:rsidRPr="00BA77BA">
                        <w:rPr>
                          <w:rFonts w:ascii="Arial" w:hAnsi="Arial" w:cs="Arial"/>
                          <w:b w:val="0"/>
                          <w:bCs/>
                          <w:sz w:val="20"/>
                          <w:szCs w:val="20"/>
                          <w:lang w:val="en-GB"/>
                        </w:rPr>
                        <w:t xml:space="preserve">in </w:t>
                      </w:r>
                      <w:r w:rsidR="00894E9E" w:rsidRPr="00BA77BA">
                        <w:rPr>
                          <w:rFonts w:ascii="Arial" w:hAnsi="Arial" w:cs="Arial"/>
                          <w:b w:val="0"/>
                          <w:bCs/>
                          <w:sz w:val="20"/>
                          <w:szCs w:val="20"/>
                          <w:lang w:val="en-GB"/>
                        </w:rPr>
                        <w:t>text form</w:t>
                      </w:r>
                    </w:p>
                    <w:p w14:paraId="08593E32" w14:textId="5D928197" w:rsidR="00326103" w:rsidRPr="00BA77BA" w:rsidRDefault="00CC4E74">
                      <w:pPr>
                        <w:rPr>
                          <w:rFonts w:ascii="Arial" w:hAnsi="Arial" w:cs="Arial"/>
                          <w:b w:val="0"/>
                          <w:bCs/>
                          <w:sz w:val="20"/>
                          <w:szCs w:val="20"/>
                          <w:lang w:val="en-GB"/>
                        </w:rPr>
                      </w:pPr>
                      <w:r w:rsidRPr="00BA77BA">
                        <w:rPr>
                          <w:sz w:val="20"/>
                          <w:szCs w:val="20"/>
                          <w:lang w:val="en-GB"/>
                        </w:rPr>
                        <w:t>Nominal</w:t>
                      </w:r>
                      <w:r w:rsidR="00326103" w:rsidRPr="00BA77BA">
                        <w:rPr>
                          <w:sz w:val="20"/>
                          <w:szCs w:val="20"/>
                          <w:lang w:val="en-GB"/>
                        </w:rPr>
                        <w:t xml:space="preserve">: </w:t>
                      </w:r>
                      <w:r w:rsidR="00AA60E0" w:rsidRPr="00BA77BA">
                        <w:rPr>
                          <w:rFonts w:ascii="Arial" w:hAnsi="Arial" w:cs="Arial"/>
                          <w:b w:val="0"/>
                          <w:bCs/>
                          <w:sz w:val="20"/>
                          <w:szCs w:val="20"/>
                          <w:lang w:val="en-GB"/>
                        </w:rPr>
                        <w:t>unordered categories</w:t>
                      </w:r>
                    </w:p>
                    <w:p w14:paraId="52136C55" w14:textId="5147F1E5" w:rsidR="00CC4E74" w:rsidRPr="00BA77BA" w:rsidRDefault="00AA60E0">
                      <w:pPr>
                        <w:rPr>
                          <w:rFonts w:ascii="Arial" w:hAnsi="Arial" w:cs="Arial"/>
                          <w:b w:val="0"/>
                          <w:bCs/>
                          <w:sz w:val="20"/>
                          <w:szCs w:val="20"/>
                          <w:lang w:val="en-GB"/>
                        </w:rPr>
                      </w:pPr>
                      <w:r w:rsidRPr="00BA77BA">
                        <w:rPr>
                          <w:sz w:val="20"/>
                          <w:szCs w:val="20"/>
                          <w:lang w:val="en-GB"/>
                        </w:rPr>
                        <w:t xml:space="preserve">Ordinal: </w:t>
                      </w:r>
                      <w:r w:rsidRPr="00BA77BA">
                        <w:rPr>
                          <w:rFonts w:ascii="Arial" w:hAnsi="Arial" w:cs="Arial"/>
                          <w:b w:val="0"/>
                          <w:bCs/>
                          <w:sz w:val="20"/>
                          <w:szCs w:val="20"/>
                          <w:lang w:val="en-GB"/>
                        </w:rPr>
                        <w:t>ordered categories</w:t>
                      </w:r>
                    </w:p>
                    <w:p w14:paraId="74933CE2" w14:textId="577BBB8D" w:rsidR="00CC4E74" w:rsidRPr="00BA77BA" w:rsidRDefault="00CC4E74">
                      <w:pPr>
                        <w:rPr>
                          <w:rFonts w:ascii="Arial" w:hAnsi="Arial" w:cs="Arial"/>
                          <w:b w:val="0"/>
                          <w:bCs/>
                          <w:sz w:val="20"/>
                          <w:szCs w:val="20"/>
                          <w:lang w:val="en-GB"/>
                        </w:rPr>
                      </w:pPr>
                      <w:r w:rsidRPr="00BA77BA">
                        <w:rPr>
                          <w:sz w:val="20"/>
                          <w:szCs w:val="20"/>
                          <w:lang w:val="en-GB"/>
                        </w:rPr>
                        <w:t>Categorical data:</w:t>
                      </w:r>
                      <w:r w:rsidR="00A3027A" w:rsidRPr="00BA77BA">
                        <w:rPr>
                          <w:rFonts w:ascii="Arial" w:hAnsi="Arial" w:cs="Arial"/>
                          <w:b w:val="0"/>
                          <w:bCs/>
                          <w:sz w:val="20"/>
                          <w:szCs w:val="20"/>
                          <w:lang w:val="en-GB"/>
                        </w:rPr>
                        <w:t xml:space="preserve"> characteristics expressed in text, can be numbers but without mathematical meaning</w:t>
                      </w:r>
                    </w:p>
                    <w:p w14:paraId="3334EE9D" w14:textId="2BE28E16" w:rsidR="00CC4E74" w:rsidRPr="00BA77BA" w:rsidRDefault="006C181E">
                      <w:pPr>
                        <w:rPr>
                          <w:rFonts w:ascii="Arial" w:hAnsi="Arial" w:cs="Arial"/>
                          <w:b w:val="0"/>
                          <w:bCs/>
                          <w:sz w:val="20"/>
                          <w:szCs w:val="20"/>
                          <w:lang w:val="en-GB"/>
                        </w:rPr>
                      </w:pPr>
                      <w:r w:rsidRPr="00BA77BA">
                        <w:rPr>
                          <w:sz w:val="20"/>
                          <w:szCs w:val="20"/>
                          <w:lang w:val="en-GB"/>
                        </w:rPr>
                        <w:t xml:space="preserve">Quantitative: </w:t>
                      </w:r>
                      <w:r w:rsidR="00894E9E" w:rsidRPr="00BA77BA">
                        <w:rPr>
                          <w:rFonts w:ascii="Arial" w:hAnsi="Arial" w:cs="Arial"/>
                          <w:b w:val="0"/>
                          <w:bCs/>
                          <w:sz w:val="20"/>
                          <w:szCs w:val="20"/>
                          <w:lang w:val="en-GB"/>
                        </w:rPr>
                        <w:t xml:space="preserve">measurements, </w:t>
                      </w:r>
                      <w:r w:rsidR="0078626A" w:rsidRPr="00BA77BA">
                        <w:rPr>
                          <w:rFonts w:ascii="Arial" w:hAnsi="Arial" w:cs="Arial"/>
                          <w:b w:val="0"/>
                          <w:bCs/>
                          <w:sz w:val="20"/>
                          <w:szCs w:val="20"/>
                          <w:lang w:val="en-GB"/>
                        </w:rPr>
                        <w:t xml:space="preserve">values, or counts on a mathematical scale, </w:t>
                      </w:r>
                      <w:r w:rsidR="00D8373A" w:rsidRPr="00BA77BA">
                        <w:rPr>
                          <w:rFonts w:ascii="Arial" w:hAnsi="Arial" w:cs="Arial"/>
                          <w:b w:val="0"/>
                          <w:bCs/>
                          <w:sz w:val="20"/>
                          <w:szCs w:val="20"/>
                          <w:lang w:val="en-GB"/>
                        </w:rPr>
                        <w:t xml:space="preserve">in </w:t>
                      </w:r>
                      <w:r w:rsidR="0078626A" w:rsidRPr="00BA77BA">
                        <w:rPr>
                          <w:rFonts w:ascii="Arial" w:hAnsi="Arial" w:cs="Arial"/>
                          <w:b w:val="0"/>
                          <w:bCs/>
                          <w:sz w:val="20"/>
                          <w:szCs w:val="20"/>
                          <w:lang w:val="en-GB"/>
                        </w:rPr>
                        <w:t>numbe</w:t>
                      </w:r>
                      <w:r w:rsidR="00D8373A" w:rsidRPr="00BA77BA">
                        <w:rPr>
                          <w:rFonts w:ascii="Arial" w:hAnsi="Arial" w:cs="Arial"/>
                          <w:b w:val="0"/>
                          <w:bCs/>
                          <w:sz w:val="20"/>
                          <w:szCs w:val="20"/>
                          <w:lang w:val="en-GB"/>
                        </w:rPr>
                        <w:t>r form</w:t>
                      </w:r>
                    </w:p>
                    <w:p w14:paraId="248C6135" w14:textId="3A6E5D7C" w:rsidR="00AA60E0" w:rsidRPr="00BA77BA" w:rsidRDefault="006C181E">
                      <w:pPr>
                        <w:rPr>
                          <w:rFonts w:ascii="Arial" w:hAnsi="Arial" w:cs="Arial"/>
                          <w:b w:val="0"/>
                          <w:bCs/>
                          <w:sz w:val="20"/>
                          <w:szCs w:val="20"/>
                          <w:lang w:val="en-GB"/>
                        </w:rPr>
                      </w:pPr>
                      <w:r w:rsidRPr="00BA77BA">
                        <w:rPr>
                          <w:sz w:val="20"/>
                          <w:szCs w:val="20"/>
                          <w:lang w:val="en-GB"/>
                        </w:rPr>
                        <w:t>Interval</w:t>
                      </w:r>
                      <w:r w:rsidR="00A46128" w:rsidRPr="00BA77BA">
                        <w:rPr>
                          <w:sz w:val="20"/>
                          <w:szCs w:val="20"/>
                          <w:lang w:val="en-GB"/>
                        </w:rPr>
                        <w:t xml:space="preserve">: </w:t>
                      </w:r>
                      <w:r w:rsidR="00A46128" w:rsidRPr="00BA77BA">
                        <w:rPr>
                          <w:rFonts w:ascii="Arial" w:hAnsi="Arial" w:cs="Arial"/>
                          <w:b w:val="0"/>
                          <w:bCs/>
                          <w:sz w:val="20"/>
                          <w:szCs w:val="20"/>
                          <w:lang w:val="en-GB"/>
                        </w:rPr>
                        <w:t>values ordered on a scale with negative numbers and zero</w:t>
                      </w:r>
                    </w:p>
                    <w:p w14:paraId="662B4762" w14:textId="40743D62" w:rsidR="006C181E" w:rsidRPr="00BA77BA" w:rsidRDefault="006C181E">
                      <w:pPr>
                        <w:rPr>
                          <w:rFonts w:ascii="Arial" w:hAnsi="Arial" w:cs="Arial"/>
                          <w:b w:val="0"/>
                          <w:bCs/>
                          <w:sz w:val="20"/>
                          <w:szCs w:val="20"/>
                          <w:lang w:val="en-GB"/>
                        </w:rPr>
                      </w:pPr>
                      <w:r w:rsidRPr="00BA77BA">
                        <w:rPr>
                          <w:sz w:val="20"/>
                          <w:szCs w:val="20"/>
                          <w:lang w:val="en-GB"/>
                        </w:rPr>
                        <w:t>Ratio:</w:t>
                      </w:r>
                      <w:r w:rsidR="00A46128" w:rsidRPr="00BA77BA">
                        <w:rPr>
                          <w:sz w:val="20"/>
                          <w:szCs w:val="20"/>
                          <w:lang w:val="en-GB"/>
                        </w:rPr>
                        <w:t xml:space="preserve"> </w:t>
                      </w:r>
                      <w:r w:rsidR="00A46128" w:rsidRPr="00BA77BA">
                        <w:rPr>
                          <w:rFonts w:ascii="Arial" w:hAnsi="Arial" w:cs="Arial"/>
                          <w:b w:val="0"/>
                          <w:bCs/>
                          <w:sz w:val="20"/>
                          <w:szCs w:val="20"/>
                          <w:lang w:val="en-GB"/>
                        </w:rPr>
                        <w:t>ordered values on a scale with</w:t>
                      </w:r>
                      <w:r w:rsidR="006E0C78" w:rsidRPr="00BA77BA">
                        <w:rPr>
                          <w:rFonts w:ascii="Arial" w:hAnsi="Arial" w:cs="Arial"/>
                          <w:b w:val="0"/>
                          <w:bCs/>
                          <w:sz w:val="20"/>
                          <w:szCs w:val="20"/>
                          <w:lang w:val="en-GB"/>
                        </w:rPr>
                        <w:t xml:space="preserve"> zero denoting the absence of something</w:t>
                      </w:r>
                    </w:p>
                    <w:p w14:paraId="4091585F" w14:textId="096E48A7" w:rsidR="006E0C78" w:rsidRPr="00BA77BA" w:rsidRDefault="006C181E">
                      <w:pPr>
                        <w:rPr>
                          <w:rFonts w:ascii="Arial" w:hAnsi="Arial" w:cs="Arial"/>
                          <w:b w:val="0"/>
                          <w:bCs/>
                          <w:sz w:val="20"/>
                          <w:szCs w:val="20"/>
                          <w:lang w:val="en-GB"/>
                        </w:rPr>
                      </w:pPr>
                      <w:r w:rsidRPr="00BA77BA">
                        <w:rPr>
                          <w:sz w:val="20"/>
                          <w:szCs w:val="20"/>
                          <w:lang w:val="en-GB"/>
                        </w:rPr>
                        <w:t>Discrete</w:t>
                      </w:r>
                      <w:r w:rsidR="006E0C78" w:rsidRPr="00BA77BA">
                        <w:rPr>
                          <w:sz w:val="20"/>
                          <w:szCs w:val="20"/>
                          <w:lang w:val="en-GB"/>
                        </w:rPr>
                        <w:t>:</w:t>
                      </w:r>
                      <w:r w:rsidR="00507F82" w:rsidRPr="00BA77BA">
                        <w:rPr>
                          <w:sz w:val="20"/>
                          <w:szCs w:val="20"/>
                          <w:lang w:val="en-GB"/>
                        </w:rPr>
                        <w:t xml:space="preserve"> </w:t>
                      </w:r>
                      <w:r w:rsidR="00507F82" w:rsidRPr="00BA77BA">
                        <w:rPr>
                          <w:rFonts w:ascii="Arial" w:hAnsi="Arial" w:cs="Arial"/>
                          <w:b w:val="0"/>
                          <w:bCs/>
                          <w:sz w:val="20"/>
                          <w:szCs w:val="20"/>
                          <w:lang w:val="en-GB"/>
                        </w:rPr>
                        <w:t>count data</w:t>
                      </w:r>
                    </w:p>
                    <w:p w14:paraId="168B1374" w14:textId="5AE95BA6" w:rsidR="006C181E" w:rsidRPr="00BA77BA" w:rsidRDefault="006C181E">
                      <w:pPr>
                        <w:rPr>
                          <w:rFonts w:ascii="Arial" w:hAnsi="Arial" w:cs="Arial"/>
                          <w:b w:val="0"/>
                          <w:bCs/>
                          <w:sz w:val="20"/>
                          <w:szCs w:val="20"/>
                          <w:lang w:val="en-GB"/>
                        </w:rPr>
                      </w:pPr>
                      <w:r w:rsidRPr="00BA77BA">
                        <w:rPr>
                          <w:sz w:val="20"/>
                          <w:szCs w:val="20"/>
                          <w:lang w:val="en-GB"/>
                        </w:rPr>
                        <w:t>continuous:</w:t>
                      </w:r>
                      <w:r w:rsidR="00507F82" w:rsidRPr="00BA77BA">
                        <w:rPr>
                          <w:sz w:val="20"/>
                          <w:szCs w:val="20"/>
                          <w:lang w:val="en-GB"/>
                        </w:rPr>
                        <w:t xml:space="preserve"> </w:t>
                      </w:r>
                      <w:r w:rsidR="00507F82" w:rsidRPr="00BA77BA">
                        <w:rPr>
                          <w:rFonts w:ascii="Arial" w:hAnsi="Arial" w:cs="Arial"/>
                          <w:b w:val="0"/>
                          <w:bCs/>
                          <w:sz w:val="20"/>
                          <w:szCs w:val="20"/>
                          <w:lang w:val="en-GB"/>
                        </w:rPr>
                        <w:t>continuous measurements</w:t>
                      </w:r>
                    </w:p>
                  </w:txbxContent>
                </v:textbox>
              </v:shape>
            </w:pict>
          </mc:Fallback>
        </mc:AlternateContent>
      </w:r>
      <w:r w:rsidR="009E7B8A" w:rsidRPr="009E7B8A">
        <w:rPr>
          <w:b/>
        </w:rPr>
        <mc:AlternateContent>
          <mc:Choice Requires="wps">
            <w:drawing>
              <wp:inline distT="0" distB="0" distL="0" distR="0" wp14:anchorId="7316BB0F" wp14:editId="10C4AB97">
                <wp:extent cx="6506988" cy="7456785"/>
                <wp:effectExtent l="0" t="0" r="0" b="0"/>
                <wp:docPr id="38" name="Text Box 38"/>
                <wp:cNvGraphicFramePr/>
                <a:graphic xmlns:a="http://schemas.openxmlformats.org/drawingml/2006/main">
                  <a:graphicData uri="http://schemas.microsoft.com/office/word/2010/wordprocessingShape">
                    <wps:wsp>
                      <wps:cNvSpPr txBox="1"/>
                      <wps:spPr>
                        <a:xfrm>
                          <a:off x="0" y="0"/>
                          <a:ext cx="6506988" cy="7456785"/>
                        </a:xfrm>
                        <a:prstGeom prst="rect">
                          <a:avLst/>
                        </a:prstGeom>
                        <a:noFill/>
                        <a:ln w="6350">
                          <a:noFill/>
                        </a:ln>
                      </wps:spPr>
                      <wps:txbx>
                        <w:txbxContent>
                          <w:p w14:paraId="18113943" w14:textId="33581887" w:rsidR="009E7B8A" w:rsidRPr="00954556" w:rsidRDefault="009E139D" w:rsidP="009E7B8A">
                            <w:pPr>
                              <w:pStyle w:val="Heading2"/>
                              <w:rPr>
                                <w:rFonts w:ascii="Arial" w:hAnsi="Arial" w:cs="Arial"/>
                                <w:color w:val="0065BA" w:themeColor="accent1" w:themeShade="BF"/>
                                <w:sz w:val="32"/>
                                <w:szCs w:val="32"/>
                              </w:rPr>
                            </w:pPr>
                            <w:r w:rsidRPr="00954556">
                              <w:rPr>
                                <w:rFonts w:ascii="Arial" w:hAnsi="Arial" w:cs="Arial"/>
                                <w:color w:val="0065BA" w:themeColor="accent1" w:themeShade="BF"/>
                                <w:sz w:val="32"/>
                                <w:szCs w:val="32"/>
                              </w:rPr>
                              <w:t>Data Types</w:t>
                            </w:r>
                          </w:p>
                          <w:p w14:paraId="7B66AA78" w14:textId="385E3095" w:rsidR="00261BC5" w:rsidRDefault="00261BC5" w:rsidP="003F6C33">
                            <w:pPr>
                              <w:rPr>
                                <w:rFonts w:ascii="Arial" w:hAnsi="Arial" w:cs="Arial"/>
                                <w:b w:val="0"/>
                                <w:bCs/>
                                <w:sz w:val="24"/>
                                <w:szCs w:val="24"/>
                              </w:rPr>
                            </w:pPr>
                            <w:r w:rsidRPr="009E139D">
                              <w:rPr>
                                <w:rFonts w:ascii="Arial" w:hAnsi="Arial" w:cs="Arial"/>
                                <w:b w:val="0"/>
                                <w:bCs/>
                                <w:sz w:val="24"/>
                                <w:szCs w:val="24"/>
                              </w:rPr>
                              <w:t>There are different data types for different users. Compare an engineering program, a word processing software, and an audio recording application for the type of data they process.</w:t>
                            </w:r>
                          </w:p>
                          <w:p w14:paraId="107AA863" w14:textId="77777777" w:rsidR="003F6C33" w:rsidRPr="003F6C33" w:rsidRDefault="003F6C33" w:rsidP="003F6C33">
                            <w:pPr>
                              <w:rPr>
                                <w:rFonts w:ascii="Arial" w:hAnsi="Arial" w:cs="Arial"/>
                                <w:b w:val="0"/>
                                <w:bCs/>
                                <w:sz w:val="24"/>
                                <w:szCs w:val="24"/>
                              </w:rPr>
                            </w:pPr>
                          </w:p>
                          <w:p w14:paraId="2CA6C97D" w14:textId="060A5BE1" w:rsidR="00261BC5" w:rsidRPr="009E139D" w:rsidRDefault="003F6C33" w:rsidP="00261BC5">
                            <w:pPr>
                              <w:pStyle w:val="ListParagraph"/>
                              <w:rPr>
                                <w:rFonts w:ascii="Arial" w:hAnsi="Arial" w:cs="Arial"/>
                                <w:b w:val="0"/>
                                <w:bCs/>
                                <w:sz w:val="24"/>
                                <w:szCs w:val="24"/>
                              </w:rPr>
                            </w:pPr>
                            <w:r>
                              <w:rPr>
                                <w:noProof/>
                              </w:rPr>
                              <w:drawing>
                                <wp:inline distT="0" distB="0" distL="0" distR="0" wp14:anchorId="56738D05" wp14:editId="14377CB3">
                                  <wp:extent cx="2900069" cy="2023354"/>
                                  <wp:effectExtent l="0" t="0" r="0" b="0"/>
                                  <wp:docPr id="43" name="Picture 43" descr="4 Introduction to Data Carpentry | PSY317L Guid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 Introduction to Data Carpentry | PSY317L Guideboo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2047" cy="2024734"/>
                                          </a:xfrm>
                                          <a:prstGeom prst="rect">
                                            <a:avLst/>
                                          </a:prstGeom>
                                          <a:noFill/>
                                          <a:ln>
                                            <a:noFill/>
                                          </a:ln>
                                        </pic:spPr>
                                      </pic:pic>
                                    </a:graphicData>
                                  </a:graphic>
                                </wp:inline>
                              </w:drawing>
                            </w:r>
                          </w:p>
                          <w:p w14:paraId="158C78AF" w14:textId="77777777" w:rsidR="00261BC5" w:rsidRPr="009E139D" w:rsidRDefault="00261BC5" w:rsidP="00261BC5">
                            <w:pPr>
                              <w:pStyle w:val="ListParagraph"/>
                              <w:rPr>
                                <w:rFonts w:ascii="Arial" w:hAnsi="Arial" w:cs="Arial"/>
                                <w:b w:val="0"/>
                                <w:bCs/>
                                <w:sz w:val="24"/>
                                <w:szCs w:val="24"/>
                              </w:rPr>
                            </w:pPr>
                          </w:p>
                          <w:p w14:paraId="77A1E402" w14:textId="2607C7DA" w:rsidR="00261BC5" w:rsidRDefault="00000000" w:rsidP="003F6C33">
                            <w:pPr>
                              <w:rPr>
                                <w:rFonts w:ascii="Arial" w:hAnsi="Arial" w:cs="Arial"/>
                                <w:b w:val="0"/>
                                <w:bCs/>
                                <w:sz w:val="24"/>
                                <w:szCs w:val="24"/>
                              </w:rPr>
                            </w:pPr>
                            <w:hyperlink r:id="rId18" w:history="1">
                              <w:r w:rsidR="004A5F4B" w:rsidRPr="004A5F4B">
                                <w:rPr>
                                  <w:rStyle w:val="Hyperlink"/>
                                  <w:rFonts w:ascii="Arial" w:hAnsi="Arial" w:cs="Arial"/>
                                  <w:b w:val="0"/>
                                  <w:bCs/>
                                  <w:sz w:val="24"/>
                                  <w:szCs w:val="24"/>
                                </w:rPr>
                                <w:t>See here</w:t>
                              </w:r>
                            </w:hyperlink>
                            <w:r w:rsidR="00261BC5" w:rsidRPr="003F6C33">
                              <w:rPr>
                                <w:rFonts w:ascii="Arial" w:hAnsi="Arial" w:cs="Arial"/>
                                <w:b w:val="0"/>
                                <w:bCs/>
                                <w:sz w:val="24"/>
                                <w:szCs w:val="24"/>
                              </w:rPr>
                              <w:t>.</w:t>
                            </w:r>
                          </w:p>
                          <w:p w14:paraId="138AD056" w14:textId="77777777" w:rsidR="00FC6088" w:rsidRDefault="00FC6088" w:rsidP="003F6C33">
                            <w:pPr>
                              <w:rPr>
                                <w:rFonts w:ascii="Arial" w:hAnsi="Arial" w:cs="Arial"/>
                                <w:b w:val="0"/>
                                <w:bCs/>
                                <w:sz w:val="24"/>
                                <w:szCs w:val="24"/>
                              </w:rPr>
                            </w:pPr>
                          </w:p>
                          <w:p w14:paraId="1F9277CC" w14:textId="48825A81" w:rsidR="00FC6088" w:rsidRPr="003F6C33" w:rsidRDefault="00FC6088" w:rsidP="003F6C33">
                            <w:pPr>
                              <w:rPr>
                                <w:rFonts w:ascii="Arial" w:hAnsi="Arial" w:cs="Arial"/>
                                <w:b w:val="0"/>
                                <w:bCs/>
                                <w:sz w:val="24"/>
                                <w:szCs w:val="24"/>
                              </w:rPr>
                            </w:pPr>
                          </w:p>
                          <w:p w14:paraId="581865FA" w14:textId="4452B342" w:rsidR="009E7B8A" w:rsidRPr="00427E33" w:rsidRDefault="009E7B8A" w:rsidP="009E7B8A">
                            <w:pPr>
                              <w:pStyle w:val="Content"/>
                              <w:rPr>
                                <w:rFonts w:ascii="Arial" w:hAnsi="Arial" w:cs="Arial"/>
                                <w:bCs/>
                                <w:sz w:val="20"/>
                                <w:szCs w:val="20"/>
                              </w:rPr>
                            </w:pPr>
                          </w:p>
                          <w:p w14:paraId="6B351BC1" w14:textId="2F0A94F6" w:rsidR="00140917" w:rsidRPr="00427E33" w:rsidRDefault="00140917" w:rsidP="00140917">
                            <w:pPr>
                              <w:rPr>
                                <w:rFonts w:ascii="Arial" w:hAnsi="Arial" w:cs="Arial"/>
                                <w:b w:val="0"/>
                                <w:bCs/>
                                <w:sz w:val="20"/>
                                <w:szCs w:val="20"/>
                              </w:rPr>
                            </w:pPr>
                          </w:p>
                          <w:p w14:paraId="3B0D16F1" w14:textId="6F76B77E" w:rsidR="009E7B8A" w:rsidRDefault="002C5932" w:rsidP="009E7B8A">
                            <w:pPr>
                              <w:pStyle w:val="Heading2"/>
                              <w:rPr>
                                <w:noProof/>
                              </w:rPr>
                            </w:pPr>
                            <w:r w:rsidRPr="002C5932">
                              <w:rPr>
                                <w:noProof/>
                              </w:rPr>
                              <w:t xml:space="preserve"> </w:t>
                            </w:r>
                            <w:r>
                              <w:rPr>
                                <w:noProof/>
                              </w:rPr>
                              <w:drawing>
                                <wp:inline distT="0" distB="0" distL="0" distR="0" wp14:anchorId="7184AB1E" wp14:editId="09A58F32">
                                  <wp:extent cx="4936570" cy="2464435"/>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r="20242"/>
                                          <a:stretch/>
                                        </pic:blipFill>
                                        <pic:spPr bwMode="auto">
                                          <a:xfrm>
                                            <a:off x="0" y="0"/>
                                            <a:ext cx="4964894" cy="2478575"/>
                                          </a:xfrm>
                                          <a:prstGeom prst="rect">
                                            <a:avLst/>
                                          </a:prstGeom>
                                          <a:noFill/>
                                          <a:ln>
                                            <a:noFill/>
                                          </a:ln>
                                          <a:extLst>
                                            <a:ext uri="{53640926-AAD7-44D8-BBD7-CCE9431645EC}">
                                              <a14:shadowObscured xmlns:a14="http://schemas.microsoft.com/office/drawing/2010/main"/>
                                            </a:ext>
                                          </a:extLst>
                                        </pic:spPr>
                                      </pic:pic>
                                    </a:graphicData>
                                  </a:graphic>
                                </wp:inline>
                              </w:drawing>
                            </w:r>
                          </w:p>
                          <w:p w14:paraId="2E27AB1C" w14:textId="77777777" w:rsidR="00427E33" w:rsidRPr="00427E33" w:rsidRDefault="00427E33" w:rsidP="00427E33">
                            <w:pPr>
                              <w:rPr>
                                <w:rFonts w:ascii="Arial" w:hAnsi="Arial" w:cs="Arial"/>
                                <w:b w:val="0"/>
                                <w:bCs/>
                                <w:sz w:val="20"/>
                                <w:szCs w:val="20"/>
                              </w:rPr>
                            </w:pPr>
                            <w:r w:rsidRPr="00427E33">
                              <w:rPr>
                                <w:rFonts w:ascii="Arial" w:hAnsi="Arial" w:cs="Arial"/>
                                <w:b w:val="0"/>
                                <w:bCs/>
                                <w:color w:val="auto"/>
                                <w:sz w:val="20"/>
                                <w:szCs w:val="20"/>
                              </w:rPr>
                              <w:t>Most common data types with size and range.</w:t>
                            </w:r>
                            <w:r w:rsidRPr="00427E33">
                              <w:rPr>
                                <w:rFonts w:ascii="Arial" w:hAnsi="Arial" w:cs="Arial"/>
                                <w:b w:val="0"/>
                                <w:bCs/>
                                <w:sz w:val="20"/>
                                <w:szCs w:val="20"/>
                              </w:rPr>
                              <w:t xml:space="preserve"> Signed integers contain negative numbers</w:t>
                            </w:r>
                            <w:r>
                              <w:rPr>
                                <w:rFonts w:ascii="Arial" w:hAnsi="Arial" w:cs="Arial"/>
                                <w:b w:val="0"/>
                                <w:bCs/>
                                <w:sz w:val="20"/>
                                <w:szCs w:val="20"/>
                              </w:rPr>
                              <w:t>.</w:t>
                            </w:r>
                          </w:p>
                          <w:p w14:paraId="14A8FF8C" w14:textId="77777777" w:rsidR="002C5932" w:rsidRPr="002C5932" w:rsidRDefault="002C5932" w:rsidP="002C5932"/>
                          <w:p w14:paraId="0035DD58" w14:textId="77777777" w:rsidR="009E7B8A" w:rsidRPr="009E139D" w:rsidRDefault="009E7B8A" w:rsidP="009E7B8A">
                            <w:pPr>
                              <w:pStyle w:val="Content"/>
                              <w:rPr>
                                <w:rFonts w:ascii="Arial" w:hAnsi="Arial" w:cs="Arial"/>
                                <w:bCs/>
                                <w:sz w:val="24"/>
                                <w:szCs w:val="24"/>
                              </w:rPr>
                            </w:pPr>
                          </w:p>
                          <w:p w14:paraId="2D791884" w14:textId="77777777" w:rsidR="009E7B8A" w:rsidRPr="009E139D" w:rsidRDefault="009E7B8A" w:rsidP="009E7B8A">
                            <w:pPr>
                              <w:pStyle w:val="Content"/>
                              <w:rPr>
                                <w:rFonts w:ascii="Arial" w:hAnsi="Arial" w:cs="Arial"/>
                                <w:bCs/>
                                <w:sz w:val="24"/>
                                <w:szCs w:val="24"/>
                              </w:rPr>
                            </w:pPr>
                          </w:p>
                          <w:p w14:paraId="19AE457E" w14:textId="77777777" w:rsidR="009E7B8A" w:rsidRDefault="009E7B8A" w:rsidP="009E7B8A">
                            <w:pPr>
                              <w:pStyle w:val="Content"/>
                            </w:pP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7316BB0F" id="Text Box 38" o:spid="_x0000_s1034" type="#_x0000_t202" style="width:512.35pt;height:58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" filled="f" stroked="f" strokeweight=".5pt">
                <v:textbox inset=",14.4pt">
                  <w:txbxContent>
                    <w:p w14:paraId="18113943" w14:textId="33581887" w:rsidR="009E7B8A" w:rsidRPr="00954556" w:rsidRDefault="009E139D" w:rsidP="009E7B8A">
                      <w:pPr>
                        <w:pStyle w:val="Heading2"/>
                        <w:rPr>
                          <w:rFonts w:ascii="Arial" w:hAnsi="Arial" w:cs="Arial"/>
                          <w:color w:val="0065BA" w:themeColor="accent1" w:themeShade="BF"/>
                          <w:sz w:val="32"/>
                          <w:szCs w:val="32"/>
                        </w:rPr>
                      </w:pPr>
                      <w:r w:rsidRPr="00954556">
                        <w:rPr>
                          <w:rFonts w:ascii="Arial" w:hAnsi="Arial" w:cs="Arial"/>
                          <w:color w:val="0065BA" w:themeColor="accent1" w:themeShade="BF"/>
                          <w:sz w:val="32"/>
                          <w:szCs w:val="32"/>
                        </w:rPr>
                        <w:t>Data Types</w:t>
                      </w:r>
                    </w:p>
                    <w:p w14:paraId="7B66AA78" w14:textId="385E3095" w:rsidR="00261BC5" w:rsidRDefault="00261BC5" w:rsidP="003F6C33">
                      <w:pPr>
                        <w:rPr>
                          <w:rFonts w:ascii="Arial" w:hAnsi="Arial" w:cs="Arial"/>
                          <w:b w:val="0"/>
                          <w:bCs/>
                          <w:sz w:val="24"/>
                          <w:szCs w:val="24"/>
                        </w:rPr>
                      </w:pPr>
                      <w:r w:rsidRPr="009E139D">
                        <w:rPr>
                          <w:rFonts w:ascii="Arial" w:hAnsi="Arial" w:cs="Arial"/>
                          <w:b w:val="0"/>
                          <w:bCs/>
                          <w:sz w:val="24"/>
                          <w:szCs w:val="24"/>
                        </w:rPr>
                        <w:t>There are different data types for different users. Compare an engineering program, a word processing software, and an audio recording application for the type of data they process.</w:t>
                      </w:r>
                    </w:p>
                    <w:p w14:paraId="107AA863" w14:textId="77777777" w:rsidR="003F6C33" w:rsidRPr="003F6C33" w:rsidRDefault="003F6C33" w:rsidP="003F6C33">
                      <w:pPr>
                        <w:rPr>
                          <w:rFonts w:ascii="Arial" w:hAnsi="Arial" w:cs="Arial"/>
                          <w:b w:val="0"/>
                          <w:bCs/>
                          <w:sz w:val="24"/>
                          <w:szCs w:val="24"/>
                        </w:rPr>
                      </w:pPr>
                    </w:p>
                    <w:p w14:paraId="2CA6C97D" w14:textId="060A5BE1" w:rsidR="00261BC5" w:rsidRPr="009E139D" w:rsidRDefault="003F6C33" w:rsidP="00261BC5">
                      <w:pPr>
                        <w:pStyle w:val="ListParagraph"/>
                        <w:rPr>
                          <w:rFonts w:ascii="Arial" w:hAnsi="Arial" w:cs="Arial"/>
                          <w:b w:val="0"/>
                          <w:bCs/>
                          <w:sz w:val="24"/>
                          <w:szCs w:val="24"/>
                        </w:rPr>
                      </w:pPr>
                      <w:r>
                        <w:rPr>
                          <w:noProof/>
                        </w:rPr>
                        <w:drawing>
                          <wp:inline distT="0" distB="0" distL="0" distR="0" wp14:anchorId="56738D05" wp14:editId="14377CB3">
                            <wp:extent cx="2900069" cy="2023354"/>
                            <wp:effectExtent l="0" t="0" r="0" b="0"/>
                            <wp:docPr id="43" name="Picture 43" descr="4 Introduction to Data Carpentry | PSY317L Guid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 Introduction to Data Carpentry | PSY317L Guideboo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2047" cy="2024734"/>
                                    </a:xfrm>
                                    <a:prstGeom prst="rect">
                                      <a:avLst/>
                                    </a:prstGeom>
                                    <a:noFill/>
                                    <a:ln>
                                      <a:noFill/>
                                    </a:ln>
                                  </pic:spPr>
                                </pic:pic>
                              </a:graphicData>
                            </a:graphic>
                          </wp:inline>
                        </w:drawing>
                      </w:r>
                    </w:p>
                    <w:p w14:paraId="158C78AF" w14:textId="77777777" w:rsidR="00261BC5" w:rsidRPr="009E139D" w:rsidRDefault="00261BC5" w:rsidP="00261BC5">
                      <w:pPr>
                        <w:pStyle w:val="ListParagraph"/>
                        <w:rPr>
                          <w:rFonts w:ascii="Arial" w:hAnsi="Arial" w:cs="Arial"/>
                          <w:b w:val="0"/>
                          <w:bCs/>
                          <w:sz w:val="24"/>
                          <w:szCs w:val="24"/>
                        </w:rPr>
                      </w:pPr>
                    </w:p>
                    <w:p w14:paraId="77A1E402" w14:textId="2607C7DA" w:rsidR="00261BC5" w:rsidRDefault="00000000" w:rsidP="003F6C33">
                      <w:pPr>
                        <w:rPr>
                          <w:rFonts w:ascii="Arial" w:hAnsi="Arial" w:cs="Arial"/>
                          <w:b w:val="0"/>
                          <w:bCs/>
                          <w:sz w:val="24"/>
                          <w:szCs w:val="24"/>
                        </w:rPr>
                      </w:pPr>
                      <w:hyperlink r:id="rId21" w:history="1">
                        <w:r w:rsidR="004A5F4B" w:rsidRPr="004A5F4B">
                          <w:rPr>
                            <w:rStyle w:val="Hyperlink"/>
                            <w:rFonts w:ascii="Arial" w:hAnsi="Arial" w:cs="Arial"/>
                            <w:b w:val="0"/>
                            <w:bCs/>
                            <w:sz w:val="24"/>
                            <w:szCs w:val="24"/>
                          </w:rPr>
                          <w:t>See here</w:t>
                        </w:r>
                      </w:hyperlink>
                      <w:r w:rsidR="00261BC5" w:rsidRPr="003F6C33">
                        <w:rPr>
                          <w:rFonts w:ascii="Arial" w:hAnsi="Arial" w:cs="Arial"/>
                          <w:b w:val="0"/>
                          <w:bCs/>
                          <w:sz w:val="24"/>
                          <w:szCs w:val="24"/>
                        </w:rPr>
                        <w:t>.</w:t>
                      </w:r>
                    </w:p>
                    <w:p w14:paraId="138AD056" w14:textId="77777777" w:rsidR="00FC6088" w:rsidRDefault="00FC6088" w:rsidP="003F6C33">
                      <w:pPr>
                        <w:rPr>
                          <w:rFonts w:ascii="Arial" w:hAnsi="Arial" w:cs="Arial"/>
                          <w:b w:val="0"/>
                          <w:bCs/>
                          <w:sz w:val="24"/>
                          <w:szCs w:val="24"/>
                        </w:rPr>
                      </w:pPr>
                    </w:p>
                    <w:p w14:paraId="1F9277CC" w14:textId="48825A81" w:rsidR="00FC6088" w:rsidRPr="003F6C33" w:rsidRDefault="00FC6088" w:rsidP="003F6C33">
                      <w:pPr>
                        <w:rPr>
                          <w:rFonts w:ascii="Arial" w:hAnsi="Arial" w:cs="Arial"/>
                          <w:b w:val="0"/>
                          <w:bCs/>
                          <w:sz w:val="24"/>
                          <w:szCs w:val="24"/>
                        </w:rPr>
                      </w:pPr>
                    </w:p>
                    <w:p w14:paraId="581865FA" w14:textId="4452B342" w:rsidR="009E7B8A" w:rsidRPr="00427E33" w:rsidRDefault="009E7B8A" w:rsidP="009E7B8A">
                      <w:pPr>
                        <w:pStyle w:val="Content"/>
                        <w:rPr>
                          <w:rFonts w:ascii="Arial" w:hAnsi="Arial" w:cs="Arial"/>
                          <w:bCs/>
                          <w:sz w:val="20"/>
                          <w:szCs w:val="20"/>
                        </w:rPr>
                      </w:pPr>
                    </w:p>
                    <w:p w14:paraId="6B351BC1" w14:textId="2F0A94F6" w:rsidR="00140917" w:rsidRPr="00427E33" w:rsidRDefault="00140917" w:rsidP="00140917">
                      <w:pPr>
                        <w:rPr>
                          <w:rFonts w:ascii="Arial" w:hAnsi="Arial" w:cs="Arial"/>
                          <w:b w:val="0"/>
                          <w:bCs/>
                          <w:sz w:val="20"/>
                          <w:szCs w:val="20"/>
                        </w:rPr>
                      </w:pPr>
                    </w:p>
                    <w:p w14:paraId="3B0D16F1" w14:textId="6F76B77E" w:rsidR="009E7B8A" w:rsidRDefault="002C5932" w:rsidP="009E7B8A">
                      <w:pPr>
                        <w:pStyle w:val="Heading2"/>
                        <w:rPr>
                          <w:noProof/>
                        </w:rPr>
                      </w:pPr>
                      <w:r w:rsidRPr="002C5932">
                        <w:rPr>
                          <w:noProof/>
                        </w:rPr>
                        <w:t xml:space="preserve"> </w:t>
                      </w:r>
                      <w:r>
                        <w:rPr>
                          <w:noProof/>
                        </w:rPr>
                        <w:drawing>
                          <wp:inline distT="0" distB="0" distL="0" distR="0" wp14:anchorId="7184AB1E" wp14:editId="09A58F32">
                            <wp:extent cx="4936570" cy="2464435"/>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r="20242"/>
                                    <a:stretch/>
                                  </pic:blipFill>
                                  <pic:spPr bwMode="auto">
                                    <a:xfrm>
                                      <a:off x="0" y="0"/>
                                      <a:ext cx="4964894" cy="2478575"/>
                                    </a:xfrm>
                                    <a:prstGeom prst="rect">
                                      <a:avLst/>
                                    </a:prstGeom>
                                    <a:noFill/>
                                    <a:ln>
                                      <a:noFill/>
                                    </a:ln>
                                    <a:extLst>
                                      <a:ext uri="{53640926-AAD7-44D8-BBD7-CCE9431645EC}">
                                        <a14:shadowObscured xmlns:a14="http://schemas.microsoft.com/office/drawing/2010/main"/>
                                      </a:ext>
                                    </a:extLst>
                                  </pic:spPr>
                                </pic:pic>
                              </a:graphicData>
                            </a:graphic>
                          </wp:inline>
                        </w:drawing>
                      </w:r>
                    </w:p>
                    <w:p w14:paraId="2E27AB1C" w14:textId="77777777" w:rsidR="00427E33" w:rsidRPr="00427E33" w:rsidRDefault="00427E33" w:rsidP="00427E33">
                      <w:pPr>
                        <w:rPr>
                          <w:rFonts w:ascii="Arial" w:hAnsi="Arial" w:cs="Arial"/>
                          <w:b w:val="0"/>
                          <w:bCs/>
                          <w:sz w:val="20"/>
                          <w:szCs w:val="20"/>
                        </w:rPr>
                      </w:pPr>
                      <w:r w:rsidRPr="00427E33">
                        <w:rPr>
                          <w:rFonts w:ascii="Arial" w:hAnsi="Arial" w:cs="Arial"/>
                          <w:b w:val="0"/>
                          <w:bCs/>
                          <w:color w:val="auto"/>
                          <w:sz w:val="20"/>
                          <w:szCs w:val="20"/>
                        </w:rPr>
                        <w:t>Most common data types with size and range.</w:t>
                      </w:r>
                      <w:r w:rsidRPr="00427E33">
                        <w:rPr>
                          <w:rFonts w:ascii="Arial" w:hAnsi="Arial" w:cs="Arial"/>
                          <w:b w:val="0"/>
                          <w:bCs/>
                          <w:sz w:val="20"/>
                          <w:szCs w:val="20"/>
                        </w:rPr>
                        <w:t xml:space="preserve"> Signed integers contain negative numbers</w:t>
                      </w:r>
                      <w:r>
                        <w:rPr>
                          <w:rFonts w:ascii="Arial" w:hAnsi="Arial" w:cs="Arial"/>
                          <w:b w:val="0"/>
                          <w:bCs/>
                          <w:sz w:val="20"/>
                          <w:szCs w:val="20"/>
                        </w:rPr>
                        <w:t>.</w:t>
                      </w:r>
                    </w:p>
                    <w:p w14:paraId="14A8FF8C" w14:textId="77777777" w:rsidR="002C5932" w:rsidRPr="002C5932" w:rsidRDefault="002C5932" w:rsidP="002C5932"/>
                    <w:p w14:paraId="0035DD58" w14:textId="77777777" w:rsidR="009E7B8A" w:rsidRPr="009E139D" w:rsidRDefault="009E7B8A" w:rsidP="009E7B8A">
                      <w:pPr>
                        <w:pStyle w:val="Content"/>
                        <w:rPr>
                          <w:rFonts w:ascii="Arial" w:hAnsi="Arial" w:cs="Arial"/>
                          <w:bCs/>
                          <w:sz w:val="24"/>
                          <w:szCs w:val="24"/>
                        </w:rPr>
                      </w:pPr>
                    </w:p>
                    <w:p w14:paraId="2D791884" w14:textId="77777777" w:rsidR="009E7B8A" w:rsidRPr="009E139D" w:rsidRDefault="009E7B8A" w:rsidP="009E7B8A">
                      <w:pPr>
                        <w:pStyle w:val="Content"/>
                        <w:rPr>
                          <w:rFonts w:ascii="Arial" w:hAnsi="Arial" w:cs="Arial"/>
                          <w:bCs/>
                          <w:sz w:val="24"/>
                          <w:szCs w:val="24"/>
                        </w:rPr>
                      </w:pPr>
                    </w:p>
                    <w:p w14:paraId="19AE457E" w14:textId="77777777" w:rsidR="009E7B8A" w:rsidRDefault="009E7B8A" w:rsidP="009E7B8A">
                      <w:pPr>
                        <w:pStyle w:val="Content"/>
                      </w:pPr>
                    </w:p>
                  </w:txbxContent>
                </v:textbox>
                <w10:anchorlock/>
              </v:shape>
            </w:pict>
          </mc:Fallback>
        </mc:AlternateContent>
      </w:r>
    </w:p>
    <w:p w14:paraId="7C075F48" w14:textId="5FDC07F0" w:rsidR="009513C6" w:rsidRDefault="009513C6" w:rsidP="001F0AF0">
      <w:pPr>
        <w:spacing w:after="200"/>
      </w:pPr>
      <w:r w:rsidRPr="009513C6">
        <w:rPr>
          <w:noProof/>
        </w:rPr>
        <w:lastRenderedPageBreak/>
        <mc:AlternateContent>
          <mc:Choice Requires="wps">
            <w:drawing>
              <wp:inline distT="0" distB="0" distL="0" distR="0" wp14:anchorId="0CBA4277" wp14:editId="411A645E">
                <wp:extent cx="6394901" cy="8295787"/>
                <wp:effectExtent l="0" t="0" r="0" b="0"/>
                <wp:docPr id="5" name="Text Box 5"/>
                <wp:cNvGraphicFramePr/>
                <a:graphic xmlns:a="http://schemas.openxmlformats.org/drawingml/2006/main">
                  <a:graphicData uri="http://schemas.microsoft.com/office/word/2010/wordprocessingShape">
                    <wps:wsp>
                      <wps:cNvSpPr txBox="1"/>
                      <wps:spPr>
                        <a:xfrm>
                          <a:off x="0" y="0"/>
                          <a:ext cx="6394901" cy="8295787"/>
                        </a:xfrm>
                        <a:prstGeom prst="rect">
                          <a:avLst/>
                        </a:prstGeom>
                        <a:noFill/>
                        <a:ln w="6350">
                          <a:noFill/>
                        </a:ln>
                      </wps:spPr>
                      <wps:txbx>
                        <w:txbxContent>
                          <w:p w14:paraId="66A2DAD7" w14:textId="6FA81F96" w:rsidR="009513C6" w:rsidRPr="001A4CBC" w:rsidRDefault="00954556" w:rsidP="009513C6">
                            <w:pPr>
                              <w:pStyle w:val="Heading2"/>
                              <w:rPr>
                                <w:rFonts w:ascii="Arial" w:hAnsi="Arial" w:cs="Arial"/>
                                <w:color w:val="0065BA" w:themeColor="accent1" w:themeShade="BF"/>
                                <w:sz w:val="32"/>
                                <w:szCs w:val="32"/>
                              </w:rPr>
                            </w:pPr>
                            <w:r>
                              <w:rPr>
                                <w:rFonts w:ascii="Arial" w:hAnsi="Arial" w:cs="Arial"/>
                                <w:color w:val="0065BA" w:themeColor="accent1" w:themeShade="BF"/>
                                <w:sz w:val="32"/>
                                <w:szCs w:val="32"/>
                              </w:rPr>
                              <w:t xml:space="preserve">        </w:t>
                            </w:r>
                            <w:r w:rsidR="00DC0859" w:rsidRPr="001A4CBC">
                              <w:rPr>
                                <w:rFonts w:ascii="Arial" w:hAnsi="Arial" w:cs="Arial"/>
                                <w:color w:val="0065BA" w:themeColor="accent1" w:themeShade="BF"/>
                                <w:sz w:val="32"/>
                                <w:szCs w:val="32"/>
                              </w:rPr>
                              <w:t>B</w:t>
                            </w:r>
                            <w:r w:rsidR="00750156" w:rsidRPr="001A4CBC">
                              <w:rPr>
                                <w:rFonts w:ascii="Arial" w:hAnsi="Arial" w:cs="Arial"/>
                                <w:color w:val="0065BA" w:themeColor="accent1" w:themeShade="BF"/>
                                <w:sz w:val="32"/>
                                <w:szCs w:val="32"/>
                              </w:rPr>
                              <w:t>ig Data</w:t>
                            </w:r>
                          </w:p>
                          <w:p w14:paraId="1C163E8F" w14:textId="7D66F345" w:rsidR="00750156" w:rsidRDefault="00630FBD" w:rsidP="00750156">
                            <w:pPr>
                              <w:pStyle w:val="ListParagraph"/>
                              <w:rPr>
                                <w:rFonts w:ascii="Arial" w:hAnsi="Arial" w:cs="Arial"/>
                                <w:b w:val="0"/>
                                <w:bCs/>
                                <w:sz w:val="24"/>
                                <w:szCs w:val="24"/>
                              </w:rPr>
                            </w:pPr>
                            <w:r w:rsidRPr="00630FBD">
                              <w:rPr>
                                <w:rFonts w:ascii="Arial" w:hAnsi="Arial" w:cs="Arial"/>
                                <w:b w:val="0"/>
                                <w:bCs/>
                                <w:sz w:val="24"/>
                                <w:szCs w:val="24"/>
                              </w:rPr>
                              <w:t xml:space="preserve">Data stretching over vast and various areas of human interaction and </w:t>
                            </w:r>
                            <w:proofErr w:type="spellStart"/>
                            <w:r w:rsidRPr="00630FBD">
                              <w:rPr>
                                <w:rFonts w:ascii="Arial" w:hAnsi="Arial" w:cs="Arial"/>
                                <w:b w:val="0"/>
                                <w:bCs/>
                                <w:sz w:val="24"/>
                                <w:szCs w:val="24"/>
                              </w:rPr>
                              <w:t>behaviour</w:t>
                            </w:r>
                            <w:proofErr w:type="spellEnd"/>
                            <w:r w:rsidRPr="00630FBD">
                              <w:rPr>
                                <w:rFonts w:ascii="Arial" w:hAnsi="Arial" w:cs="Arial"/>
                                <w:b w:val="0"/>
                                <w:bCs/>
                                <w:sz w:val="24"/>
                                <w:szCs w:val="24"/>
                              </w:rPr>
                              <w:t xml:space="preserve"> are called Big Data for their complexity, growth rate, and size. It can be in structured, unstructured, or semi-structured form. We need advanced tools when </w:t>
                            </w:r>
                            <w:proofErr w:type="spellStart"/>
                            <w:r w:rsidRPr="00630FBD">
                              <w:rPr>
                                <w:rFonts w:ascii="Arial" w:hAnsi="Arial" w:cs="Arial"/>
                                <w:b w:val="0"/>
                                <w:bCs/>
                                <w:sz w:val="24"/>
                                <w:szCs w:val="24"/>
                              </w:rPr>
                              <w:t>analysing</w:t>
                            </w:r>
                            <w:proofErr w:type="spellEnd"/>
                            <w:r w:rsidRPr="00630FBD">
                              <w:rPr>
                                <w:rFonts w:ascii="Arial" w:hAnsi="Arial" w:cs="Arial"/>
                                <w:b w:val="0"/>
                                <w:bCs/>
                                <w:sz w:val="24"/>
                                <w:szCs w:val="24"/>
                              </w:rPr>
                              <w:t xml:space="preserve"> big data, for example, macro tools for </w:t>
                            </w:r>
                            <w:proofErr w:type="spellStart"/>
                            <w:r w:rsidRPr="00630FBD">
                              <w:rPr>
                                <w:rFonts w:ascii="Arial" w:hAnsi="Arial" w:cs="Arial"/>
                                <w:b w:val="0"/>
                                <w:bCs/>
                                <w:sz w:val="24"/>
                                <w:szCs w:val="24"/>
                              </w:rPr>
                              <w:t>recognising</w:t>
                            </w:r>
                            <w:proofErr w:type="spellEnd"/>
                            <w:r w:rsidRPr="00630FBD">
                              <w:rPr>
                                <w:rFonts w:ascii="Arial" w:hAnsi="Arial" w:cs="Arial"/>
                                <w:b w:val="0"/>
                                <w:bCs/>
                                <w:sz w:val="24"/>
                                <w:szCs w:val="24"/>
                              </w:rPr>
                              <w:t xml:space="preserve"> patterns to be able to forecast and predict. An example of this is the weather forecast which has been an increasingly more precise science with the advance of Macro </w:t>
                            </w:r>
                            <w:proofErr w:type="spellStart"/>
                            <w:r w:rsidRPr="00630FBD">
                              <w:rPr>
                                <w:rFonts w:ascii="Arial" w:hAnsi="Arial" w:cs="Arial"/>
                                <w:b w:val="0"/>
                                <w:bCs/>
                                <w:sz w:val="24"/>
                                <w:szCs w:val="24"/>
                              </w:rPr>
                              <w:t>analysing</w:t>
                            </w:r>
                            <w:proofErr w:type="spellEnd"/>
                            <w:r w:rsidRPr="00630FBD">
                              <w:rPr>
                                <w:rFonts w:ascii="Arial" w:hAnsi="Arial" w:cs="Arial"/>
                                <w:b w:val="0"/>
                                <w:bCs/>
                                <w:sz w:val="24"/>
                                <w:szCs w:val="24"/>
                              </w:rPr>
                              <w:t xml:space="preserve"> tools. Big Data can be open-sourced and free for the public to use and distribute, or it can be private as access is regulated by the law. According to Paul </w:t>
                            </w:r>
                            <w:proofErr w:type="spellStart"/>
                            <w:r w:rsidRPr="00630FBD">
                              <w:rPr>
                                <w:rFonts w:ascii="Arial" w:hAnsi="Arial" w:cs="Arial"/>
                                <w:b w:val="0"/>
                                <w:bCs/>
                                <w:sz w:val="24"/>
                                <w:szCs w:val="24"/>
                              </w:rPr>
                              <w:t>Zikopaulos</w:t>
                            </w:r>
                            <w:proofErr w:type="spellEnd"/>
                            <w:r w:rsidRPr="00630FBD">
                              <w:rPr>
                                <w:rFonts w:ascii="Arial" w:hAnsi="Arial" w:cs="Arial"/>
                                <w:b w:val="0"/>
                                <w:bCs/>
                                <w:sz w:val="24"/>
                                <w:szCs w:val="24"/>
                              </w:rPr>
                              <w:t>, Vice President of IBM technologies, it takes a minimum of 200-600 TB for a data bulk to qualify as Big</w:t>
                            </w:r>
                            <w:r w:rsidR="00750156">
                              <w:rPr>
                                <w:rFonts w:ascii="Arial" w:hAnsi="Arial" w:cs="Arial"/>
                                <w:b w:val="0"/>
                                <w:bCs/>
                                <w:sz w:val="24"/>
                                <w:szCs w:val="24"/>
                              </w:rPr>
                              <w:t>.</w:t>
                            </w:r>
                          </w:p>
                          <w:p w14:paraId="433B4B8B" w14:textId="77777777" w:rsidR="00750156" w:rsidRDefault="00750156" w:rsidP="00750156">
                            <w:pPr>
                              <w:pStyle w:val="ListParagraph"/>
                              <w:rPr>
                                <w:rFonts w:ascii="Arial" w:hAnsi="Arial" w:cs="Arial"/>
                                <w:b w:val="0"/>
                                <w:bCs/>
                                <w:sz w:val="24"/>
                                <w:szCs w:val="24"/>
                              </w:rPr>
                            </w:pPr>
                          </w:p>
                          <w:p w14:paraId="275C635F" w14:textId="1C6AAB53" w:rsidR="00750156" w:rsidRPr="000463E0" w:rsidRDefault="00630FBD" w:rsidP="00750156">
                            <w:pPr>
                              <w:pStyle w:val="ListParagraph"/>
                              <w:rPr>
                                <w:rFonts w:ascii="Arial" w:hAnsi="Arial" w:cs="Arial"/>
                                <w:b w:val="0"/>
                                <w:sz w:val="18"/>
                                <w:szCs w:val="18"/>
                              </w:rPr>
                            </w:pPr>
                            <w:r w:rsidRPr="00630FBD">
                              <w:rPr>
                                <w:rFonts w:ascii="Arial" w:hAnsi="Arial" w:cs="Arial"/>
                                <w:b w:val="0"/>
                                <w:bCs/>
                                <w:sz w:val="24"/>
                                <w:szCs w:val="24"/>
                              </w:rPr>
                              <w:t>Data.</w:t>
                            </w:r>
                            <w:r w:rsidR="00750156" w:rsidRPr="00750156">
                              <w:t xml:space="preserve"> </w:t>
                            </w:r>
                            <w:r w:rsidR="00750156">
                              <w:fldChar w:fldCharType="begin"/>
                            </w:r>
                            <w:r w:rsidR="00750156">
                              <w:instrText xml:space="preserve"> HYPERLINK "https://towardsdatascience.com/big-data-analysis-spark-and-hadoop-a11ba591c057" </w:instrText>
                            </w:r>
                            <w:r w:rsidR="00750156">
                              <w:fldChar w:fldCharType="separate"/>
                            </w:r>
                            <w:r w:rsidR="00750156" w:rsidRPr="000463E0">
                              <w:rPr>
                                <w:rFonts w:ascii="Arial" w:hAnsi="Arial" w:cs="Arial"/>
                                <w:bCs/>
                                <w:sz w:val="18"/>
                                <w:szCs w:val="18"/>
                              </w:rPr>
                              <w:t xml:space="preserve"> </w:t>
                            </w:r>
                            <w:r w:rsidR="00750156">
                              <w:rPr>
                                <w:noProof/>
                              </w:rPr>
                              <w:drawing>
                                <wp:inline distT="0" distB="0" distL="0" distR="0" wp14:anchorId="06C2E934" wp14:editId="2649DD09">
                                  <wp:extent cx="2947930" cy="1852737"/>
                                  <wp:effectExtent l="533400" t="457200" r="805180" b="795655"/>
                                  <wp:docPr id="26" name="Picture 26" descr="Big Data Analysis: Spark and Hadoop | by Pier Paolo Ippolito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g Data Analysis: Spark and Hadoop | by Pier Paolo Ippolito | Towards Data  Sci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7802" cy="1959499"/>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1E5D0A5B" w14:textId="77777777" w:rsidR="00750156" w:rsidRPr="000463E0" w:rsidRDefault="00750156" w:rsidP="00750156">
                            <w:pPr>
                              <w:pStyle w:val="ListParagraph"/>
                              <w:rPr>
                                <w:rFonts w:ascii="Arial" w:hAnsi="Arial" w:cs="Arial"/>
                                <w:bCs/>
                                <w:sz w:val="18"/>
                                <w:szCs w:val="18"/>
                              </w:rPr>
                            </w:pPr>
                            <w:r w:rsidRPr="000463E0">
                              <w:rPr>
                                <w:rFonts w:ascii="Arial" w:hAnsi="Arial" w:cs="Arial"/>
                                <w:bCs/>
                                <w:sz w:val="18"/>
                                <w:szCs w:val="18"/>
                              </w:rPr>
                              <w:t>There are four characteristics of Big Data:</w:t>
                            </w:r>
                          </w:p>
                          <w:p w14:paraId="72630C8A" w14:textId="77777777" w:rsidR="00750156" w:rsidRPr="000463E0" w:rsidRDefault="00750156">
                            <w:pPr>
                              <w:pStyle w:val="ListParagraph"/>
                              <w:numPr>
                                <w:ilvl w:val="0"/>
                                <w:numId w:val="3"/>
                              </w:numPr>
                              <w:suppressAutoHyphens/>
                              <w:autoSpaceDN w:val="0"/>
                              <w:spacing w:after="160" w:line="256" w:lineRule="auto"/>
                              <w:rPr>
                                <w:rFonts w:ascii="Arial" w:hAnsi="Arial" w:cs="Arial"/>
                                <w:bCs/>
                                <w:sz w:val="18"/>
                                <w:szCs w:val="18"/>
                              </w:rPr>
                            </w:pPr>
                            <w:r w:rsidRPr="000463E0">
                              <w:rPr>
                                <w:rFonts w:ascii="Arial" w:hAnsi="Arial" w:cs="Arial"/>
                                <w:bCs/>
                                <w:sz w:val="18"/>
                                <w:szCs w:val="18"/>
                              </w:rPr>
                              <w:t xml:space="preserve">Volume: its size </w:t>
                            </w:r>
                          </w:p>
                          <w:p w14:paraId="5CE4EEE9" w14:textId="77777777" w:rsidR="00750156" w:rsidRPr="000463E0" w:rsidRDefault="00750156">
                            <w:pPr>
                              <w:pStyle w:val="ListParagraph"/>
                              <w:numPr>
                                <w:ilvl w:val="0"/>
                                <w:numId w:val="3"/>
                              </w:numPr>
                              <w:suppressAutoHyphens/>
                              <w:autoSpaceDN w:val="0"/>
                              <w:spacing w:after="160" w:line="256" w:lineRule="auto"/>
                              <w:rPr>
                                <w:rFonts w:ascii="Arial" w:hAnsi="Arial" w:cs="Arial"/>
                                <w:bCs/>
                                <w:sz w:val="18"/>
                                <w:szCs w:val="18"/>
                              </w:rPr>
                            </w:pPr>
                            <w:r w:rsidRPr="000463E0">
                              <w:rPr>
                                <w:rFonts w:ascii="Arial" w:hAnsi="Arial" w:cs="Arial"/>
                                <w:bCs/>
                                <w:sz w:val="18"/>
                                <w:szCs w:val="18"/>
                              </w:rPr>
                              <w:t xml:space="preserve">Velocity: its rate of generation </w:t>
                            </w:r>
                          </w:p>
                          <w:p w14:paraId="55AE4652" w14:textId="77777777" w:rsidR="00750156" w:rsidRPr="000463E0" w:rsidRDefault="00750156">
                            <w:pPr>
                              <w:pStyle w:val="ListParagraph"/>
                              <w:numPr>
                                <w:ilvl w:val="0"/>
                                <w:numId w:val="3"/>
                              </w:numPr>
                              <w:suppressAutoHyphens/>
                              <w:autoSpaceDN w:val="0"/>
                              <w:spacing w:after="160" w:line="256" w:lineRule="auto"/>
                              <w:rPr>
                                <w:rFonts w:ascii="Arial" w:hAnsi="Arial" w:cs="Arial"/>
                                <w:bCs/>
                                <w:sz w:val="18"/>
                                <w:szCs w:val="18"/>
                              </w:rPr>
                            </w:pPr>
                            <w:r w:rsidRPr="000463E0">
                              <w:rPr>
                                <w:rFonts w:ascii="Arial" w:hAnsi="Arial" w:cs="Arial"/>
                                <w:bCs/>
                                <w:sz w:val="18"/>
                                <w:szCs w:val="18"/>
                              </w:rPr>
                              <w:t>Variety: its data types</w:t>
                            </w:r>
                          </w:p>
                          <w:p w14:paraId="19CCA44A" w14:textId="77777777" w:rsidR="00750156" w:rsidRPr="000463E0" w:rsidRDefault="00750156">
                            <w:pPr>
                              <w:pStyle w:val="ListParagraph"/>
                              <w:numPr>
                                <w:ilvl w:val="0"/>
                                <w:numId w:val="3"/>
                              </w:numPr>
                              <w:suppressAutoHyphens/>
                              <w:autoSpaceDN w:val="0"/>
                              <w:spacing w:after="160" w:line="256" w:lineRule="auto"/>
                              <w:rPr>
                                <w:rFonts w:ascii="Arial" w:hAnsi="Arial" w:cs="Arial"/>
                                <w:bCs/>
                                <w:sz w:val="18"/>
                                <w:szCs w:val="18"/>
                              </w:rPr>
                            </w:pPr>
                            <w:r w:rsidRPr="000463E0">
                              <w:rPr>
                                <w:rFonts w:ascii="Arial" w:hAnsi="Arial" w:cs="Arial"/>
                                <w:bCs/>
                                <w:sz w:val="18"/>
                                <w:szCs w:val="18"/>
                              </w:rPr>
                              <w:t>Veracity: its independency from false data</w:t>
                            </w:r>
                          </w:p>
                          <w:p w14:paraId="5AC75EF5" w14:textId="7BDCFF1A" w:rsidR="00750156" w:rsidRDefault="00750156" w:rsidP="00750156">
                            <w:pPr>
                              <w:pStyle w:val="Content"/>
                            </w:pPr>
                            <w:r>
                              <w:rPr>
                                <w:rStyle w:val="Hyperlink"/>
                              </w:rPr>
                              <w:t>Mo</w:t>
                            </w:r>
                            <w:r w:rsidRPr="00F272B9">
                              <w:rPr>
                                <w:rStyle w:val="Hyperlink"/>
                              </w:rPr>
                              <w:t>re reading</w:t>
                            </w:r>
                            <w:r>
                              <w:fldChar w:fldCharType="end"/>
                            </w:r>
                            <w:r>
                              <w:t xml:space="preserve"> </w:t>
                            </w:r>
                          </w:p>
                          <w:p w14:paraId="2FEB95EB" w14:textId="2D92C010" w:rsidR="00630FBD" w:rsidRPr="00630FBD" w:rsidRDefault="00630FBD" w:rsidP="00630FBD">
                            <w:pPr>
                              <w:rPr>
                                <w:rFonts w:ascii="Arial" w:hAnsi="Arial" w:cs="Arial"/>
                                <w:b w:val="0"/>
                                <w:bCs/>
                                <w:sz w:val="24"/>
                                <w:szCs w:val="24"/>
                              </w:rPr>
                            </w:pPr>
                          </w:p>
                          <w:p w14:paraId="75072E58" w14:textId="77777777" w:rsidR="009513C6" w:rsidRPr="00630FBD" w:rsidRDefault="009513C6" w:rsidP="00630FBD">
                            <w:pPr>
                              <w:pStyle w:val="Content"/>
                              <w:rPr>
                                <w:rFonts w:ascii="Arial" w:hAnsi="Arial" w:cs="Arial"/>
                                <w:bCs/>
                                <w:sz w:val="24"/>
                                <w:szCs w:val="24"/>
                              </w:rPr>
                            </w:pPr>
                          </w:p>
                          <w:p w14:paraId="2D5F0C10" w14:textId="639C3A41" w:rsidR="009513C6" w:rsidRDefault="009513C6" w:rsidP="009513C6">
                            <w:pPr>
                              <w:pStyle w:val="Content"/>
                            </w:pP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0CBA4277" id="Text Box 5" o:spid="_x0000_s1035" type="#_x0000_t202" style="width:503.55pt;height:6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" filled="f" stroked="f" strokeweight=".5pt">
                <v:textbox inset=",14.4pt">
                  <w:txbxContent>
                    <w:p w14:paraId="66A2DAD7" w14:textId="6FA81F96" w:rsidR="009513C6" w:rsidRPr="001A4CBC" w:rsidRDefault="00954556" w:rsidP="009513C6">
                      <w:pPr>
                        <w:pStyle w:val="Heading2"/>
                        <w:rPr>
                          <w:rFonts w:ascii="Arial" w:hAnsi="Arial" w:cs="Arial"/>
                          <w:color w:val="0065BA" w:themeColor="accent1" w:themeShade="BF"/>
                          <w:sz w:val="32"/>
                          <w:szCs w:val="32"/>
                        </w:rPr>
                      </w:pPr>
                      <w:r>
                        <w:rPr>
                          <w:rFonts w:ascii="Arial" w:hAnsi="Arial" w:cs="Arial"/>
                          <w:color w:val="0065BA" w:themeColor="accent1" w:themeShade="BF"/>
                          <w:sz w:val="32"/>
                          <w:szCs w:val="32"/>
                        </w:rPr>
                        <w:t xml:space="preserve">        </w:t>
                      </w:r>
                      <w:r w:rsidR="00DC0859" w:rsidRPr="001A4CBC">
                        <w:rPr>
                          <w:rFonts w:ascii="Arial" w:hAnsi="Arial" w:cs="Arial"/>
                          <w:color w:val="0065BA" w:themeColor="accent1" w:themeShade="BF"/>
                          <w:sz w:val="32"/>
                          <w:szCs w:val="32"/>
                        </w:rPr>
                        <w:t>B</w:t>
                      </w:r>
                      <w:r w:rsidR="00750156" w:rsidRPr="001A4CBC">
                        <w:rPr>
                          <w:rFonts w:ascii="Arial" w:hAnsi="Arial" w:cs="Arial"/>
                          <w:color w:val="0065BA" w:themeColor="accent1" w:themeShade="BF"/>
                          <w:sz w:val="32"/>
                          <w:szCs w:val="32"/>
                        </w:rPr>
                        <w:t>ig Data</w:t>
                      </w:r>
                    </w:p>
                    <w:p w14:paraId="1C163E8F" w14:textId="7D66F345" w:rsidR="00750156" w:rsidRDefault="00630FBD" w:rsidP="00750156">
                      <w:pPr>
                        <w:pStyle w:val="ListParagraph"/>
                        <w:rPr>
                          <w:rFonts w:ascii="Arial" w:hAnsi="Arial" w:cs="Arial"/>
                          <w:b w:val="0"/>
                          <w:bCs/>
                          <w:sz w:val="24"/>
                          <w:szCs w:val="24"/>
                        </w:rPr>
                      </w:pPr>
                      <w:r w:rsidRPr="00630FBD">
                        <w:rPr>
                          <w:rFonts w:ascii="Arial" w:hAnsi="Arial" w:cs="Arial"/>
                          <w:b w:val="0"/>
                          <w:bCs/>
                          <w:sz w:val="24"/>
                          <w:szCs w:val="24"/>
                        </w:rPr>
                        <w:t>Data stretching over vast and various areas of human interaction and behaviour are called Big Data for their complexity, growth rate, and size. It can be in structured, unstructured, or semi-structured form. We need advanced tools when analysing big data, for example, macro tools for recognising patterns to be able to forecast and predict. An example of this is the weather forecast which has been an increasingly more precise science with the advance of Macro analysing tools. Big Data can be open-sourced and free for the public to use and distribute, or it can be private as access is regulated by the law. According to Paul Zikopaulos, Vice President of IBM technologies, it takes a minimum of 200-600 TB for a data bulk to qualify as Big</w:t>
                      </w:r>
                      <w:r w:rsidR="00750156">
                        <w:rPr>
                          <w:rFonts w:ascii="Arial" w:hAnsi="Arial" w:cs="Arial"/>
                          <w:b w:val="0"/>
                          <w:bCs/>
                          <w:sz w:val="24"/>
                          <w:szCs w:val="24"/>
                        </w:rPr>
                        <w:t>.</w:t>
                      </w:r>
                    </w:p>
                    <w:p w14:paraId="433B4B8B" w14:textId="77777777" w:rsidR="00750156" w:rsidRDefault="00750156" w:rsidP="00750156">
                      <w:pPr>
                        <w:pStyle w:val="ListParagraph"/>
                        <w:rPr>
                          <w:rFonts w:ascii="Arial" w:hAnsi="Arial" w:cs="Arial"/>
                          <w:b w:val="0"/>
                          <w:bCs/>
                          <w:sz w:val="24"/>
                          <w:szCs w:val="24"/>
                        </w:rPr>
                      </w:pPr>
                    </w:p>
                    <w:p w14:paraId="275C635F" w14:textId="1C6AAB53" w:rsidR="00750156" w:rsidRPr="000463E0" w:rsidRDefault="00630FBD" w:rsidP="00750156">
                      <w:pPr>
                        <w:pStyle w:val="ListParagraph"/>
                        <w:rPr>
                          <w:rFonts w:ascii="Arial" w:hAnsi="Arial" w:cs="Arial"/>
                          <w:b w:val="0"/>
                          <w:sz w:val="18"/>
                          <w:szCs w:val="18"/>
                        </w:rPr>
                      </w:pPr>
                      <w:r w:rsidRPr="00630FBD">
                        <w:rPr>
                          <w:rFonts w:ascii="Arial" w:hAnsi="Arial" w:cs="Arial"/>
                          <w:b w:val="0"/>
                          <w:bCs/>
                          <w:sz w:val="24"/>
                          <w:szCs w:val="24"/>
                        </w:rPr>
                        <w:t>Data.</w:t>
                      </w:r>
                      <w:r w:rsidR="00750156" w:rsidRPr="00750156">
                        <w:t xml:space="preserve"> </w:t>
                      </w:r>
                      <w:r w:rsidR="00750156">
                        <w:fldChar w:fldCharType="begin"/>
                      </w:r>
                      <w:r w:rsidR="00750156">
                        <w:instrText xml:space="preserve"> HYPERLINK "https://towardsdatascience.com/big-data-analysis-spark-and-hadoop-a11ba591c057" </w:instrText>
                      </w:r>
                      <w:r w:rsidR="00750156">
                        <w:fldChar w:fldCharType="separate"/>
                      </w:r>
                      <w:r w:rsidR="00750156" w:rsidRPr="000463E0">
                        <w:rPr>
                          <w:rFonts w:ascii="Arial" w:hAnsi="Arial" w:cs="Arial"/>
                          <w:bCs/>
                          <w:sz w:val="18"/>
                          <w:szCs w:val="18"/>
                        </w:rPr>
                        <w:t xml:space="preserve"> </w:t>
                      </w:r>
                      <w:r w:rsidR="00750156">
                        <w:rPr>
                          <w:noProof/>
                        </w:rPr>
                        <w:drawing>
                          <wp:inline distT="0" distB="0" distL="0" distR="0" wp14:anchorId="06C2E934" wp14:editId="2649DD09">
                            <wp:extent cx="2947930" cy="1852737"/>
                            <wp:effectExtent l="533400" t="457200" r="805180" b="795655"/>
                            <wp:docPr id="26" name="Picture 26" descr="Big Data Analysis: Spark and Hadoop | by Pier Paolo Ippolito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g Data Analysis: Spark and Hadoop | by Pier Paolo Ippolito | Towards Data  Sci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02" cy="1959499"/>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1E5D0A5B" w14:textId="77777777" w:rsidR="00750156" w:rsidRPr="000463E0" w:rsidRDefault="00750156" w:rsidP="00750156">
                      <w:pPr>
                        <w:pStyle w:val="ListParagraph"/>
                        <w:rPr>
                          <w:rFonts w:ascii="Arial" w:hAnsi="Arial" w:cs="Arial"/>
                          <w:bCs/>
                          <w:sz w:val="18"/>
                          <w:szCs w:val="18"/>
                        </w:rPr>
                      </w:pPr>
                      <w:r w:rsidRPr="000463E0">
                        <w:rPr>
                          <w:rFonts w:ascii="Arial" w:hAnsi="Arial" w:cs="Arial"/>
                          <w:bCs/>
                          <w:sz w:val="18"/>
                          <w:szCs w:val="18"/>
                        </w:rPr>
                        <w:t>There are four characteristics of Big Data:</w:t>
                      </w:r>
                    </w:p>
                    <w:p w14:paraId="72630C8A" w14:textId="77777777" w:rsidR="00750156" w:rsidRPr="000463E0" w:rsidRDefault="00750156">
                      <w:pPr>
                        <w:pStyle w:val="ListParagraph"/>
                        <w:numPr>
                          <w:ilvl w:val="0"/>
                          <w:numId w:val="3"/>
                        </w:numPr>
                        <w:suppressAutoHyphens/>
                        <w:autoSpaceDN w:val="0"/>
                        <w:spacing w:after="160" w:line="256" w:lineRule="auto"/>
                        <w:rPr>
                          <w:rFonts w:ascii="Arial" w:hAnsi="Arial" w:cs="Arial"/>
                          <w:bCs/>
                          <w:sz w:val="18"/>
                          <w:szCs w:val="18"/>
                        </w:rPr>
                      </w:pPr>
                      <w:r w:rsidRPr="000463E0">
                        <w:rPr>
                          <w:rFonts w:ascii="Arial" w:hAnsi="Arial" w:cs="Arial"/>
                          <w:bCs/>
                          <w:sz w:val="18"/>
                          <w:szCs w:val="18"/>
                        </w:rPr>
                        <w:t xml:space="preserve">Volume: its size </w:t>
                      </w:r>
                    </w:p>
                    <w:p w14:paraId="5CE4EEE9" w14:textId="77777777" w:rsidR="00750156" w:rsidRPr="000463E0" w:rsidRDefault="00750156">
                      <w:pPr>
                        <w:pStyle w:val="ListParagraph"/>
                        <w:numPr>
                          <w:ilvl w:val="0"/>
                          <w:numId w:val="3"/>
                        </w:numPr>
                        <w:suppressAutoHyphens/>
                        <w:autoSpaceDN w:val="0"/>
                        <w:spacing w:after="160" w:line="256" w:lineRule="auto"/>
                        <w:rPr>
                          <w:rFonts w:ascii="Arial" w:hAnsi="Arial" w:cs="Arial"/>
                          <w:bCs/>
                          <w:sz w:val="18"/>
                          <w:szCs w:val="18"/>
                        </w:rPr>
                      </w:pPr>
                      <w:r w:rsidRPr="000463E0">
                        <w:rPr>
                          <w:rFonts w:ascii="Arial" w:hAnsi="Arial" w:cs="Arial"/>
                          <w:bCs/>
                          <w:sz w:val="18"/>
                          <w:szCs w:val="18"/>
                        </w:rPr>
                        <w:t xml:space="preserve">Velocity: its rate of generation </w:t>
                      </w:r>
                    </w:p>
                    <w:p w14:paraId="55AE4652" w14:textId="77777777" w:rsidR="00750156" w:rsidRPr="000463E0" w:rsidRDefault="00750156">
                      <w:pPr>
                        <w:pStyle w:val="ListParagraph"/>
                        <w:numPr>
                          <w:ilvl w:val="0"/>
                          <w:numId w:val="3"/>
                        </w:numPr>
                        <w:suppressAutoHyphens/>
                        <w:autoSpaceDN w:val="0"/>
                        <w:spacing w:after="160" w:line="256" w:lineRule="auto"/>
                        <w:rPr>
                          <w:rFonts w:ascii="Arial" w:hAnsi="Arial" w:cs="Arial"/>
                          <w:bCs/>
                          <w:sz w:val="18"/>
                          <w:szCs w:val="18"/>
                        </w:rPr>
                      </w:pPr>
                      <w:r w:rsidRPr="000463E0">
                        <w:rPr>
                          <w:rFonts w:ascii="Arial" w:hAnsi="Arial" w:cs="Arial"/>
                          <w:bCs/>
                          <w:sz w:val="18"/>
                          <w:szCs w:val="18"/>
                        </w:rPr>
                        <w:t>Variety: its data types</w:t>
                      </w:r>
                    </w:p>
                    <w:p w14:paraId="19CCA44A" w14:textId="77777777" w:rsidR="00750156" w:rsidRPr="000463E0" w:rsidRDefault="00750156">
                      <w:pPr>
                        <w:pStyle w:val="ListParagraph"/>
                        <w:numPr>
                          <w:ilvl w:val="0"/>
                          <w:numId w:val="3"/>
                        </w:numPr>
                        <w:suppressAutoHyphens/>
                        <w:autoSpaceDN w:val="0"/>
                        <w:spacing w:after="160" w:line="256" w:lineRule="auto"/>
                        <w:rPr>
                          <w:rFonts w:ascii="Arial" w:hAnsi="Arial" w:cs="Arial"/>
                          <w:bCs/>
                          <w:sz w:val="18"/>
                          <w:szCs w:val="18"/>
                        </w:rPr>
                      </w:pPr>
                      <w:r w:rsidRPr="000463E0">
                        <w:rPr>
                          <w:rFonts w:ascii="Arial" w:hAnsi="Arial" w:cs="Arial"/>
                          <w:bCs/>
                          <w:sz w:val="18"/>
                          <w:szCs w:val="18"/>
                        </w:rPr>
                        <w:t>Veracity: its independency from false data</w:t>
                      </w:r>
                    </w:p>
                    <w:p w14:paraId="5AC75EF5" w14:textId="7BDCFF1A" w:rsidR="00750156" w:rsidRDefault="00750156" w:rsidP="00750156">
                      <w:pPr>
                        <w:pStyle w:val="Content"/>
                      </w:pPr>
                      <w:r>
                        <w:rPr>
                          <w:rStyle w:val="Hyperlink"/>
                        </w:rPr>
                        <w:t>Mo</w:t>
                      </w:r>
                      <w:r w:rsidRPr="00F272B9">
                        <w:rPr>
                          <w:rStyle w:val="Hyperlink"/>
                        </w:rPr>
                        <w:t>re reading</w:t>
                      </w:r>
                      <w:r>
                        <w:fldChar w:fldCharType="end"/>
                      </w:r>
                      <w:r>
                        <w:t xml:space="preserve"> </w:t>
                      </w:r>
                    </w:p>
                    <w:p w14:paraId="2FEB95EB" w14:textId="2D92C010" w:rsidR="00630FBD" w:rsidRPr="00630FBD" w:rsidRDefault="00630FBD" w:rsidP="00630FBD">
                      <w:pPr>
                        <w:rPr>
                          <w:rFonts w:ascii="Arial" w:hAnsi="Arial" w:cs="Arial"/>
                          <w:b w:val="0"/>
                          <w:bCs/>
                          <w:sz w:val="24"/>
                          <w:szCs w:val="24"/>
                        </w:rPr>
                      </w:pPr>
                    </w:p>
                    <w:p w14:paraId="75072E58" w14:textId="77777777" w:rsidR="009513C6" w:rsidRPr="00630FBD" w:rsidRDefault="009513C6" w:rsidP="00630FBD">
                      <w:pPr>
                        <w:pStyle w:val="Content"/>
                        <w:rPr>
                          <w:rFonts w:ascii="Arial" w:hAnsi="Arial" w:cs="Arial"/>
                          <w:bCs/>
                          <w:sz w:val="24"/>
                          <w:szCs w:val="24"/>
                        </w:rPr>
                      </w:pPr>
                    </w:p>
                    <w:p w14:paraId="2D5F0C10" w14:textId="639C3A41" w:rsidR="009513C6" w:rsidRDefault="009513C6" w:rsidP="009513C6">
                      <w:pPr>
                        <w:pStyle w:val="Content"/>
                      </w:pPr>
                    </w:p>
                  </w:txbxContent>
                </v:textbox>
                <w10:anchorlock/>
              </v:shape>
            </w:pict>
          </mc:Fallback>
        </mc:AlternateContent>
      </w:r>
      <w:r w:rsidR="00C82B60" w:rsidRPr="00C82B60">
        <w:rPr>
          <w:noProof/>
        </w:rPr>
        <w:lastRenderedPageBreak/>
        <mc:AlternateContent>
          <mc:Choice Requires="wps">
            <w:drawing>
              <wp:inline distT="0" distB="0" distL="0" distR="0" wp14:anchorId="1729652C" wp14:editId="429EF89B">
                <wp:extent cx="6885709" cy="7055362"/>
                <wp:effectExtent l="0" t="0" r="0" b="0"/>
                <wp:docPr id="31" name="Text Box 31"/>
                <wp:cNvGraphicFramePr/>
                <a:graphic xmlns:a="http://schemas.openxmlformats.org/drawingml/2006/main">
                  <a:graphicData uri="http://schemas.microsoft.com/office/word/2010/wordprocessingShape">
                    <wps:wsp>
                      <wps:cNvSpPr txBox="1"/>
                      <wps:spPr>
                        <a:xfrm>
                          <a:off x="0" y="0"/>
                          <a:ext cx="6885709" cy="7055362"/>
                        </a:xfrm>
                        <a:prstGeom prst="rect">
                          <a:avLst/>
                        </a:prstGeom>
                        <a:noFill/>
                        <a:ln w="6350">
                          <a:noFill/>
                        </a:ln>
                      </wps:spPr>
                      <wps:txbx>
                        <w:txbxContent>
                          <w:p w14:paraId="6E94DB54" w14:textId="77777777" w:rsidR="00C82B60" w:rsidRDefault="00C82B60" w:rsidP="00C82B60">
                            <w:pPr>
                              <w:pStyle w:val="Content"/>
                            </w:pPr>
                          </w:p>
                          <w:p w14:paraId="6B3057A3" w14:textId="497862B3" w:rsidR="00FA0D88" w:rsidRDefault="00954556" w:rsidP="00954556">
                            <w:pPr>
                              <w:pStyle w:val="Content"/>
                              <w:rPr>
                                <w:rFonts w:ascii="Arial" w:hAnsi="Arial" w:cs="Arial"/>
                                <w:b/>
                                <w:bCs/>
                                <w:color w:val="0065BA" w:themeColor="accent1" w:themeShade="BF"/>
                                <w:sz w:val="32"/>
                                <w:szCs w:val="32"/>
                              </w:rPr>
                            </w:pPr>
                            <w:r>
                              <w:rPr>
                                <w:rFonts w:ascii="Arial" w:hAnsi="Arial" w:cs="Arial"/>
                                <w:color w:val="0065BA" w:themeColor="accent1" w:themeShade="BF"/>
                                <w:sz w:val="32"/>
                                <w:szCs w:val="32"/>
                              </w:rPr>
                              <w:t xml:space="preserve">        </w:t>
                            </w:r>
                            <w:r w:rsidR="00FA0D88" w:rsidRPr="00954556">
                              <w:rPr>
                                <w:rFonts w:ascii="Arial" w:hAnsi="Arial" w:cs="Arial"/>
                                <w:b/>
                                <w:bCs/>
                                <w:color w:val="0065BA" w:themeColor="accent1" w:themeShade="BF"/>
                                <w:sz w:val="32"/>
                                <w:szCs w:val="32"/>
                              </w:rPr>
                              <w:t>Different stages of Data Analysis</w:t>
                            </w:r>
                          </w:p>
                          <w:p w14:paraId="2A6F5AA6" w14:textId="77777777" w:rsidR="009331B8" w:rsidRPr="00954556" w:rsidRDefault="009331B8" w:rsidP="00954556">
                            <w:pPr>
                              <w:pStyle w:val="Content"/>
                              <w:rPr>
                                <w:rFonts w:ascii="Arial" w:hAnsi="Arial" w:cs="Arial"/>
                                <w:b/>
                                <w:bCs/>
                                <w:color w:val="0065BA" w:themeColor="accent1" w:themeShade="BF"/>
                                <w:sz w:val="32"/>
                                <w:szCs w:val="32"/>
                              </w:rPr>
                            </w:pPr>
                          </w:p>
                          <w:p w14:paraId="461D2B71" w14:textId="4034E310" w:rsidR="00CF550C" w:rsidRDefault="00CD7481" w:rsidP="00CF550C">
                            <w:pPr>
                              <w:pStyle w:val="ListParagraph"/>
                            </w:pPr>
                            <w:r>
                              <w:rPr>
                                <w:noProof/>
                              </w:rPr>
                              <w:drawing>
                                <wp:inline distT="0" distB="0" distL="0" distR="0" wp14:anchorId="00E3FDC9" wp14:editId="73DFADF4">
                                  <wp:extent cx="4429760" cy="3021330"/>
                                  <wp:effectExtent l="0" t="0" r="8890" b="7620"/>
                                  <wp:docPr id="2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Diagram&#10;&#10;Description automatically generated"/>
                                          <pic:cNvPicPr>
                                            <a:picLocks noChangeAspect="1"/>
                                          </pic:cNvPicPr>
                                        </pic:nvPicPr>
                                        <pic:blipFill>
                                          <a:blip r:embed="rId25" cstate="email">
                                            <a:extLst>
                                              <a:ext uri="{28A0092B-C50C-407E-A947-70E740481C1C}">
                                                <a14:useLocalDpi xmlns:a14="http://schemas.microsoft.com/office/drawing/2010/main" val="0"/>
                                              </a:ext>
                                            </a:extLst>
                                          </a:blip>
                                          <a:stretch>
                                            <a:fillRect/>
                                          </a:stretch>
                                        </pic:blipFill>
                                        <pic:spPr>
                                          <a:xfrm>
                                            <a:off x="0" y="0"/>
                                            <a:ext cx="4429760" cy="3021330"/>
                                          </a:xfrm>
                                          <a:prstGeom prst="rect">
                                            <a:avLst/>
                                          </a:prstGeom>
                                        </pic:spPr>
                                      </pic:pic>
                                    </a:graphicData>
                                  </a:graphic>
                                </wp:inline>
                              </w:drawing>
                            </w:r>
                          </w:p>
                          <w:p w14:paraId="7BBE91D2" w14:textId="77777777" w:rsidR="009331B8" w:rsidRPr="0056087B" w:rsidRDefault="009331B8" w:rsidP="009331B8">
                            <w:pPr>
                              <w:pStyle w:val="ListParagraph"/>
                              <w:rPr>
                                <w:rFonts w:ascii="Arial" w:hAnsi="Arial" w:cs="Arial"/>
                                <w:b w:val="0"/>
                                <w:bCs/>
                                <w:sz w:val="20"/>
                                <w:szCs w:val="20"/>
                              </w:rPr>
                            </w:pPr>
                            <w:r w:rsidRPr="00D51DA7">
                              <w:rPr>
                                <w:rFonts w:ascii="Arial" w:hAnsi="Arial" w:cs="Arial"/>
                                <w:b w:val="0"/>
                                <w:bCs/>
                                <w:sz w:val="20"/>
                                <w:szCs w:val="20"/>
                              </w:rPr>
                              <w:t>Shared Folder Slides, Big Data, Slide number 18</w:t>
                            </w:r>
                          </w:p>
                          <w:p w14:paraId="68186138" w14:textId="58ED1D40" w:rsidR="00CF550C" w:rsidRDefault="00CF550C" w:rsidP="00CF550C">
                            <w:pPr>
                              <w:pStyle w:val="ListParagraph"/>
                            </w:pPr>
                          </w:p>
                          <w:p w14:paraId="1B87F2C0" w14:textId="77777777" w:rsidR="009331B8" w:rsidRDefault="009331B8" w:rsidP="00CF550C">
                            <w:pPr>
                              <w:pStyle w:val="ListParagraph"/>
                            </w:pPr>
                          </w:p>
                          <w:p w14:paraId="0A569303" w14:textId="7AD99C1C" w:rsidR="00CF550C" w:rsidRPr="00FA0D88" w:rsidRDefault="00CF550C" w:rsidP="00CF550C">
                            <w:pPr>
                              <w:pStyle w:val="ListParagraph"/>
                              <w:rPr>
                                <w:rFonts w:ascii="Arial" w:hAnsi="Arial" w:cs="Arial"/>
                                <w:b w:val="0"/>
                                <w:bCs/>
                                <w:sz w:val="24"/>
                                <w:szCs w:val="24"/>
                              </w:rPr>
                            </w:pPr>
                            <w:r w:rsidRPr="00FA0D88">
                              <w:rPr>
                                <w:rFonts w:ascii="Arial" w:hAnsi="Arial" w:cs="Arial"/>
                                <w:sz w:val="24"/>
                                <w:szCs w:val="24"/>
                              </w:rPr>
                              <w:t>Gathering the data</w:t>
                            </w:r>
                            <w:r w:rsidRPr="00FA0D88">
                              <w:rPr>
                                <w:rFonts w:ascii="Arial" w:hAnsi="Arial" w:cs="Arial"/>
                                <w:b w:val="0"/>
                                <w:bCs/>
                                <w:sz w:val="24"/>
                                <w:szCs w:val="24"/>
                              </w:rPr>
                              <w:t xml:space="preserve">: Finding a data source and selecting and </w:t>
                            </w:r>
                            <w:r w:rsidR="00FA0D88">
                              <w:rPr>
                                <w:rFonts w:ascii="Arial" w:hAnsi="Arial" w:cs="Arial"/>
                                <w:b w:val="0"/>
                                <w:bCs/>
                                <w:sz w:val="24"/>
                                <w:szCs w:val="24"/>
                              </w:rPr>
                              <w:t>evaluating</w:t>
                            </w:r>
                            <w:r w:rsidRPr="00FA0D88">
                              <w:rPr>
                                <w:rFonts w:ascii="Arial" w:hAnsi="Arial" w:cs="Arial"/>
                                <w:b w:val="0"/>
                                <w:bCs/>
                                <w:sz w:val="24"/>
                                <w:szCs w:val="24"/>
                              </w:rPr>
                              <w:t xml:space="preserve"> the data to be extracted. Here ETL or Extract, transform and load might be used to collect data from various sources.</w:t>
                            </w:r>
                          </w:p>
                          <w:p w14:paraId="3652A29F" w14:textId="77777777" w:rsidR="00CF550C" w:rsidRPr="00FA0D88" w:rsidRDefault="00CF550C" w:rsidP="00CF550C">
                            <w:pPr>
                              <w:pStyle w:val="ListParagraph"/>
                              <w:rPr>
                                <w:rFonts w:ascii="Arial" w:hAnsi="Arial" w:cs="Arial"/>
                                <w:b w:val="0"/>
                                <w:bCs/>
                                <w:sz w:val="24"/>
                                <w:szCs w:val="24"/>
                              </w:rPr>
                            </w:pPr>
                            <w:r w:rsidRPr="00FA0D88">
                              <w:rPr>
                                <w:rFonts w:ascii="Arial" w:hAnsi="Arial" w:cs="Arial"/>
                                <w:sz w:val="24"/>
                                <w:szCs w:val="24"/>
                              </w:rPr>
                              <w:t>Preparing the data</w:t>
                            </w:r>
                            <w:r w:rsidRPr="00FA0D88">
                              <w:rPr>
                                <w:rFonts w:ascii="Arial" w:hAnsi="Arial" w:cs="Arial"/>
                                <w:b w:val="0"/>
                                <w:bCs/>
                                <w:sz w:val="24"/>
                                <w:szCs w:val="24"/>
                              </w:rPr>
                              <w:t>: Structuring the data into a useable form</w:t>
                            </w:r>
                          </w:p>
                          <w:p w14:paraId="1B358102" w14:textId="77777777" w:rsidR="00CF550C" w:rsidRPr="00FA0D88" w:rsidRDefault="00CF550C" w:rsidP="00CF550C">
                            <w:pPr>
                              <w:pStyle w:val="ListParagraph"/>
                              <w:rPr>
                                <w:rFonts w:ascii="Arial" w:hAnsi="Arial" w:cs="Arial"/>
                                <w:b w:val="0"/>
                                <w:bCs/>
                                <w:sz w:val="24"/>
                                <w:szCs w:val="24"/>
                              </w:rPr>
                            </w:pPr>
                            <w:r w:rsidRPr="00FA0D88">
                              <w:rPr>
                                <w:rFonts w:ascii="Arial" w:hAnsi="Arial" w:cs="Arial"/>
                                <w:sz w:val="24"/>
                                <w:szCs w:val="24"/>
                              </w:rPr>
                              <w:t>Choosing a model</w:t>
                            </w:r>
                            <w:r w:rsidRPr="00FA0D88">
                              <w:rPr>
                                <w:rFonts w:ascii="Arial" w:hAnsi="Arial" w:cs="Arial"/>
                                <w:b w:val="0"/>
                                <w:bCs/>
                                <w:sz w:val="24"/>
                                <w:szCs w:val="24"/>
                              </w:rPr>
                              <w:t>: choosing an appropriate analysis technique</w:t>
                            </w:r>
                          </w:p>
                          <w:p w14:paraId="6EA2FBFF" w14:textId="1573C8F8" w:rsidR="00CF550C" w:rsidRPr="00FA0D88" w:rsidRDefault="00CF550C" w:rsidP="00CF550C">
                            <w:pPr>
                              <w:pStyle w:val="ListParagraph"/>
                              <w:rPr>
                                <w:rFonts w:ascii="Arial" w:hAnsi="Arial" w:cs="Arial"/>
                                <w:b w:val="0"/>
                                <w:bCs/>
                                <w:sz w:val="24"/>
                                <w:szCs w:val="24"/>
                              </w:rPr>
                            </w:pPr>
                            <w:proofErr w:type="spellStart"/>
                            <w:r w:rsidRPr="00FA0D88">
                              <w:rPr>
                                <w:rFonts w:ascii="Arial" w:hAnsi="Arial" w:cs="Arial"/>
                                <w:sz w:val="24"/>
                                <w:szCs w:val="24"/>
                              </w:rPr>
                              <w:t>Analysing</w:t>
                            </w:r>
                            <w:proofErr w:type="spellEnd"/>
                            <w:r w:rsidRPr="00FA0D88">
                              <w:rPr>
                                <w:rFonts w:ascii="Arial" w:hAnsi="Arial" w:cs="Arial"/>
                                <w:sz w:val="24"/>
                                <w:szCs w:val="24"/>
                              </w:rPr>
                              <w:t xml:space="preserve"> the data</w:t>
                            </w:r>
                            <w:r w:rsidRPr="00FA0D88">
                              <w:rPr>
                                <w:rFonts w:ascii="Arial" w:hAnsi="Arial" w:cs="Arial"/>
                                <w:b w:val="0"/>
                                <w:bCs/>
                                <w:sz w:val="24"/>
                                <w:szCs w:val="24"/>
                              </w:rPr>
                              <w:t xml:space="preserve">: </w:t>
                            </w:r>
                            <w:r w:rsidR="002420D1">
                              <w:rPr>
                                <w:rFonts w:ascii="Arial" w:hAnsi="Arial" w:cs="Arial"/>
                                <w:b w:val="0"/>
                                <w:bCs/>
                                <w:sz w:val="24"/>
                                <w:szCs w:val="24"/>
                              </w:rPr>
                              <w:t>t</w:t>
                            </w:r>
                            <w:r w:rsidRPr="00FA0D88">
                              <w:rPr>
                                <w:rFonts w:ascii="Arial" w:hAnsi="Arial" w:cs="Arial"/>
                                <w:b w:val="0"/>
                                <w:bCs/>
                                <w:sz w:val="24"/>
                                <w:szCs w:val="24"/>
                              </w:rPr>
                              <w:t xml:space="preserve">esting the model against the data to see if it </w:t>
                            </w:r>
                            <w:proofErr w:type="gramStart"/>
                            <w:r w:rsidRPr="00FA0D88">
                              <w:rPr>
                                <w:rFonts w:ascii="Arial" w:hAnsi="Arial" w:cs="Arial"/>
                                <w:b w:val="0"/>
                                <w:bCs/>
                                <w:sz w:val="24"/>
                                <w:szCs w:val="24"/>
                              </w:rPr>
                              <w:t>holds</w:t>
                            </w:r>
                            <w:proofErr w:type="gramEnd"/>
                          </w:p>
                          <w:p w14:paraId="7DAA5068" w14:textId="0A6AE5F7" w:rsidR="00CF550C" w:rsidRPr="00FA0D88" w:rsidRDefault="00CF550C" w:rsidP="00CF550C">
                            <w:pPr>
                              <w:pStyle w:val="ListParagraph"/>
                              <w:rPr>
                                <w:rFonts w:ascii="Arial" w:hAnsi="Arial" w:cs="Arial"/>
                                <w:b w:val="0"/>
                                <w:bCs/>
                                <w:sz w:val="24"/>
                                <w:szCs w:val="24"/>
                              </w:rPr>
                            </w:pPr>
                            <w:r w:rsidRPr="00FA0D88">
                              <w:rPr>
                                <w:rFonts w:ascii="Arial" w:hAnsi="Arial" w:cs="Arial"/>
                                <w:sz w:val="24"/>
                                <w:szCs w:val="24"/>
                              </w:rPr>
                              <w:t>Presenting the results</w:t>
                            </w:r>
                            <w:r w:rsidRPr="00FA0D88">
                              <w:rPr>
                                <w:rFonts w:ascii="Arial" w:hAnsi="Arial" w:cs="Arial"/>
                                <w:b w:val="0"/>
                                <w:bCs/>
                                <w:sz w:val="24"/>
                                <w:szCs w:val="24"/>
                              </w:rPr>
                              <w:t xml:space="preserve">: Explaining the outcome </w:t>
                            </w:r>
                            <w:r w:rsidR="002420D1">
                              <w:rPr>
                                <w:rFonts w:ascii="Arial" w:hAnsi="Arial" w:cs="Arial"/>
                                <w:b w:val="0"/>
                                <w:bCs/>
                                <w:sz w:val="24"/>
                                <w:szCs w:val="24"/>
                              </w:rPr>
                              <w:t>to</w:t>
                            </w:r>
                            <w:r w:rsidRPr="00FA0D88">
                              <w:rPr>
                                <w:rFonts w:ascii="Arial" w:hAnsi="Arial" w:cs="Arial"/>
                                <w:b w:val="0"/>
                                <w:bCs/>
                                <w:sz w:val="24"/>
                                <w:szCs w:val="24"/>
                              </w:rPr>
                              <w:t xml:space="preserve"> stakeholders</w:t>
                            </w:r>
                          </w:p>
                          <w:p w14:paraId="09DB9FD8" w14:textId="50363778" w:rsidR="00CF550C" w:rsidRPr="00FA0D88" w:rsidRDefault="00CF550C" w:rsidP="00CF550C">
                            <w:pPr>
                              <w:pStyle w:val="ListParagraph"/>
                              <w:rPr>
                                <w:rFonts w:ascii="Arial" w:hAnsi="Arial" w:cs="Arial"/>
                                <w:b w:val="0"/>
                                <w:bCs/>
                                <w:sz w:val="24"/>
                                <w:szCs w:val="24"/>
                              </w:rPr>
                            </w:pPr>
                            <w:r w:rsidRPr="00FA0D88">
                              <w:rPr>
                                <w:rFonts w:ascii="Arial" w:hAnsi="Arial" w:cs="Arial"/>
                                <w:sz w:val="24"/>
                                <w:szCs w:val="24"/>
                              </w:rPr>
                              <w:t>Making decisions</w:t>
                            </w:r>
                            <w:r w:rsidRPr="00FA0D88">
                              <w:rPr>
                                <w:rFonts w:ascii="Arial" w:hAnsi="Arial" w:cs="Arial"/>
                                <w:b w:val="0"/>
                                <w:bCs/>
                                <w:sz w:val="24"/>
                                <w:szCs w:val="24"/>
                              </w:rPr>
                              <w:t xml:space="preserve">: </w:t>
                            </w:r>
                            <w:r w:rsidR="002420D1" w:rsidRPr="00FA0D88">
                              <w:rPr>
                                <w:rFonts w:ascii="Arial" w:hAnsi="Arial" w:cs="Arial"/>
                                <w:b w:val="0"/>
                                <w:bCs/>
                                <w:sz w:val="24"/>
                                <w:szCs w:val="24"/>
                              </w:rPr>
                              <w:t>new</w:t>
                            </w:r>
                            <w:r w:rsidRPr="00FA0D88">
                              <w:rPr>
                                <w:rFonts w:ascii="Arial" w:hAnsi="Arial" w:cs="Arial"/>
                                <w:b w:val="0"/>
                                <w:bCs/>
                                <w:sz w:val="24"/>
                                <w:szCs w:val="24"/>
                              </w:rPr>
                              <w:t xml:space="preserve"> direction based on the </w:t>
                            </w:r>
                            <w:proofErr w:type="gramStart"/>
                            <w:r w:rsidRPr="00FA0D88">
                              <w:rPr>
                                <w:rFonts w:ascii="Arial" w:hAnsi="Arial" w:cs="Arial"/>
                                <w:b w:val="0"/>
                                <w:bCs/>
                                <w:sz w:val="24"/>
                                <w:szCs w:val="24"/>
                              </w:rPr>
                              <w:t>outcome</w:t>
                            </w:r>
                            <w:proofErr w:type="gramEnd"/>
                          </w:p>
                          <w:p w14:paraId="5DF06E09" w14:textId="262B0030" w:rsidR="00C82B60" w:rsidRDefault="00C82B60" w:rsidP="00C82B60">
                            <w:pPr>
                              <w:pStyle w:val="Content"/>
                            </w:pPr>
                          </w:p>
                          <w:p w14:paraId="5AB2F8B1" w14:textId="77777777" w:rsidR="00E4054F" w:rsidRDefault="00E4054F" w:rsidP="00C82B60">
                            <w:pPr>
                              <w:pStyle w:val="Content"/>
                            </w:pP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1729652C" id="Text Box 31" o:spid="_x0000_s1036" type="#_x0000_t202" style="width:542.2pt;height:55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" filled="f" stroked="f" strokeweight=".5pt">
                <v:textbox inset=",14.4pt">
                  <w:txbxContent>
                    <w:p w14:paraId="6E94DB54" w14:textId="77777777" w:rsidR="00C82B60" w:rsidRDefault="00C82B60" w:rsidP="00C82B60">
                      <w:pPr>
                        <w:pStyle w:val="Content"/>
                      </w:pPr>
                    </w:p>
                    <w:p w14:paraId="6B3057A3" w14:textId="497862B3" w:rsidR="00FA0D88" w:rsidRDefault="00954556" w:rsidP="00954556">
                      <w:pPr>
                        <w:pStyle w:val="Content"/>
                        <w:rPr>
                          <w:rFonts w:ascii="Arial" w:hAnsi="Arial" w:cs="Arial"/>
                          <w:b/>
                          <w:bCs/>
                          <w:color w:val="0065BA" w:themeColor="accent1" w:themeShade="BF"/>
                          <w:sz w:val="32"/>
                          <w:szCs w:val="32"/>
                        </w:rPr>
                      </w:pPr>
                      <w:r>
                        <w:rPr>
                          <w:rFonts w:ascii="Arial" w:hAnsi="Arial" w:cs="Arial"/>
                          <w:color w:val="0065BA" w:themeColor="accent1" w:themeShade="BF"/>
                          <w:sz w:val="32"/>
                          <w:szCs w:val="32"/>
                        </w:rPr>
                        <w:t xml:space="preserve">        </w:t>
                      </w:r>
                      <w:r w:rsidR="00FA0D88" w:rsidRPr="00954556">
                        <w:rPr>
                          <w:rFonts w:ascii="Arial" w:hAnsi="Arial" w:cs="Arial"/>
                          <w:b/>
                          <w:bCs/>
                          <w:color w:val="0065BA" w:themeColor="accent1" w:themeShade="BF"/>
                          <w:sz w:val="32"/>
                          <w:szCs w:val="32"/>
                        </w:rPr>
                        <w:t>Different stages of Data Analysis</w:t>
                      </w:r>
                    </w:p>
                    <w:p w14:paraId="2A6F5AA6" w14:textId="77777777" w:rsidR="009331B8" w:rsidRPr="00954556" w:rsidRDefault="009331B8" w:rsidP="00954556">
                      <w:pPr>
                        <w:pStyle w:val="Content"/>
                        <w:rPr>
                          <w:rFonts w:ascii="Arial" w:hAnsi="Arial" w:cs="Arial"/>
                          <w:b/>
                          <w:bCs/>
                          <w:color w:val="0065BA" w:themeColor="accent1" w:themeShade="BF"/>
                          <w:sz w:val="32"/>
                          <w:szCs w:val="32"/>
                        </w:rPr>
                      </w:pPr>
                    </w:p>
                    <w:p w14:paraId="461D2B71" w14:textId="4034E310" w:rsidR="00CF550C" w:rsidRDefault="00CD7481" w:rsidP="00CF550C">
                      <w:pPr>
                        <w:pStyle w:val="ListParagraph"/>
                      </w:pPr>
                      <w:r>
                        <w:rPr>
                          <w:noProof/>
                        </w:rPr>
                        <w:drawing>
                          <wp:inline distT="0" distB="0" distL="0" distR="0" wp14:anchorId="00E3FDC9" wp14:editId="73DFADF4">
                            <wp:extent cx="4429760" cy="3021330"/>
                            <wp:effectExtent l="0" t="0" r="8890" b="7620"/>
                            <wp:docPr id="2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Diagram&#10;&#10;Description automatically generated"/>
                                    <pic:cNvPicPr>
                                      <a:picLocks noChangeAspect="1"/>
                                    </pic:cNvPicPr>
                                  </pic:nvPicPr>
                                  <pic:blipFill>
                                    <a:blip r:embed="rId26" cstate="email">
                                      <a:extLst>
                                        <a:ext uri="{28A0092B-C50C-407E-A947-70E740481C1C}">
                                          <a14:useLocalDpi xmlns:a14="http://schemas.microsoft.com/office/drawing/2010/main" val="0"/>
                                        </a:ext>
                                      </a:extLst>
                                    </a:blip>
                                    <a:stretch>
                                      <a:fillRect/>
                                    </a:stretch>
                                  </pic:blipFill>
                                  <pic:spPr>
                                    <a:xfrm>
                                      <a:off x="0" y="0"/>
                                      <a:ext cx="4429760" cy="3021330"/>
                                    </a:xfrm>
                                    <a:prstGeom prst="rect">
                                      <a:avLst/>
                                    </a:prstGeom>
                                  </pic:spPr>
                                </pic:pic>
                              </a:graphicData>
                            </a:graphic>
                          </wp:inline>
                        </w:drawing>
                      </w:r>
                    </w:p>
                    <w:p w14:paraId="7BBE91D2" w14:textId="77777777" w:rsidR="009331B8" w:rsidRPr="0056087B" w:rsidRDefault="009331B8" w:rsidP="009331B8">
                      <w:pPr>
                        <w:pStyle w:val="ListParagraph"/>
                        <w:rPr>
                          <w:rFonts w:ascii="Arial" w:hAnsi="Arial" w:cs="Arial"/>
                          <w:b w:val="0"/>
                          <w:bCs/>
                          <w:sz w:val="20"/>
                          <w:szCs w:val="20"/>
                        </w:rPr>
                      </w:pPr>
                      <w:r w:rsidRPr="00D51DA7">
                        <w:rPr>
                          <w:rFonts w:ascii="Arial" w:hAnsi="Arial" w:cs="Arial"/>
                          <w:b w:val="0"/>
                          <w:bCs/>
                          <w:sz w:val="20"/>
                          <w:szCs w:val="20"/>
                        </w:rPr>
                        <w:t>Shared Folder Slides, Big Data, Slide number 18</w:t>
                      </w:r>
                    </w:p>
                    <w:p w14:paraId="68186138" w14:textId="58ED1D40" w:rsidR="00CF550C" w:rsidRDefault="00CF550C" w:rsidP="00CF550C">
                      <w:pPr>
                        <w:pStyle w:val="ListParagraph"/>
                      </w:pPr>
                    </w:p>
                    <w:p w14:paraId="1B87F2C0" w14:textId="77777777" w:rsidR="009331B8" w:rsidRDefault="009331B8" w:rsidP="00CF550C">
                      <w:pPr>
                        <w:pStyle w:val="ListParagraph"/>
                      </w:pPr>
                    </w:p>
                    <w:p w14:paraId="0A569303" w14:textId="7AD99C1C" w:rsidR="00CF550C" w:rsidRPr="00FA0D88" w:rsidRDefault="00CF550C" w:rsidP="00CF550C">
                      <w:pPr>
                        <w:pStyle w:val="ListParagraph"/>
                        <w:rPr>
                          <w:rFonts w:ascii="Arial" w:hAnsi="Arial" w:cs="Arial"/>
                          <w:b w:val="0"/>
                          <w:bCs/>
                          <w:sz w:val="24"/>
                          <w:szCs w:val="24"/>
                        </w:rPr>
                      </w:pPr>
                      <w:r w:rsidRPr="00FA0D88">
                        <w:rPr>
                          <w:rFonts w:ascii="Arial" w:hAnsi="Arial" w:cs="Arial"/>
                          <w:sz w:val="24"/>
                          <w:szCs w:val="24"/>
                        </w:rPr>
                        <w:t>Gathering the data</w:t>
                      </w:r>
                      <w:r w:rsidRPr="00FA0D88">
                        <w:rPr>
                          <w:rFonts w:ascii="Arial" w:hAnsi="Arial" w:cs="Arial"/>
                          <w:b w:val="0"/>
                          <w:bCs/>
                          <w:sz w:val="24"/>
                          <w:szCs w:val="24"/>
                        </w:rPr>
                        <w:t xml:space="preserve">: Finding a data source and selecting and </w:t>
                      </w:r>
                      <w:r w:rsidR="00FA0D88">
                        <w:rPr>
                          <w:rFonts w:ascii="Arial" w:hAnsi="Arial" w:cs="Arial"/>
                          <w:b w:val="0"/>
                          <w:bCs/>
                          <w:sz w:val="24"/>
                          <w:szCs w:val="24"/>
                        </w:rPr>
                        <w:t>evaluating</w:t>
                      </w:r>
                      <w:r w:rsidRPr="00FA0D88">
                        <w:rPr>
                          <w:rFonts w:ascii="Arial" w:hAnsi="Arial" w:cs="Arial"/>
                          <w:b w:val="0"/>
                          <w:bCs/>
                          <w:sz w:val="24"/>
                          <w:szCs w:val="24"/>
                        </w:rPr>
                        <w:t xml:space="preserve"> the data to be extracted. Here ETL or Extract, transform and load might be used to collect data from various sources.</w:t>
                      </w:r>
                    </w:p>
                    <w:p w14:paraId="3652A29F" w14:textId="77777777" w:rsidR="00CF550C" w:rsidRPr="00FA0D88" w:rsidRDefault="00CF550C" w:rsidP="00CF550C">
                      <w:pPr>
                        <w:pStyle w:val="ListParagraph"/>
                        <w:rPr>
                          <w:rFonts w:ascii="Arial" w:hAnsi="Arial" w:cs="Arial"/>
                          <w:b w:val="0"/>
                          <w:bCs/>
                          <w:sz w:val="24"/>
                          <w:szCs w:val="24"/>
                        </w:rPr>
                      </w:pPr>
                      <w:r w:rsidRPr="00FA0D88">
                        <w:rPr>
                          <w:rFonts w:ascii="Arial" w:hAnsi="Arial" w:cs="Arial"/>
                          <w:sz w:val="24"/>
                          <w:szCs w:val="24"/>
                        </w:rPr>
                        <w:t>Preparing the data</w:t>
                      </w:r>
                      <w:r w:rsidRPr="00FA0D88">
                        <w:rPr>
                          <w:rFonts w:ascii="Arial" w:hAnsi="Arial" w:cs="Arial"/>
                          <w:b w:val="0"/>
                          <w:bCs/>
                          <w:sz w:val="24"/>
                          <w:szCs w:val="24"/>
                        </w:rPr>
                        <w:t>: Structuring the data into a useable form</w:t>
                      </w:r>
                    </w:p>
                    <w:p w14:paraId="1B358102" w14:textId="77777777" w:rsidR="00CF550C" w:rsidRPr="00FA0D88" w:rsidRDefault="00CF550C" w:rsidP="00CF550C">
                      <w:pPr>
                        <w:pStyle w:val="ListParagraph"/>
                        <w:rPr>
                          <w:rFonts w:ascii="Arial" w:hAnsi="Arial" w:cs="Arial"/>
                          <w:b w:val="0"/>
                          <w:bCs/>
                          <w:sz w:val="24"/>
                          <w:szCs w:val="24"/>
                        </w:rPr>
                      </w:pPr>
                      <w:r w:rsidRPr="00FA0D88">
                        <w:rPr>
                          <w:rFonts w:ascii="Arial" w:hAnsi="Arial" w:cs="Arial"/>
                          <w:sz w:val="24"/>
                          <w:szCs w:val="24"/>
                        </w:rPr>
                        <w:t>Choosing a model</w:t>
                      </w:r>
                      <w:r w:rsidRPr="00FA0D88">
                        <w:rPr>
                          <w:rFonts w:ascii="Arial" w:hAnsi="Arial" w:cs="Arial"/>
                          <w:b w:val="0"/>
                          <w:bCs/>
                          <w:sz w:val="24"/>
                          <w:szCs w:val="24"/>
                        </w:rPr>
                        <w:t>: choosing an appropriate analysis technique</w:t>
                      </w:r>
                    </w:p>
                    <w:p w14:paraId="6EA2FBFF" w14:textId="1573C8F8" w:rsidR="00CF550C" w:rsidRPr="00FA0D88" w:rsidRDefault="00CF550C" w:rsidP="00CF550C">
                      <w:pPr>
                        <w:pStyle w:val="ListParagraph"/>
                        <w:rPr>
                          <w:rFonts w:ascii="Arial" w:hAnsi="Arial" w:cs="Arial"/>
                          <w:b w:val="0"/>
                          <w:bCs/>
                          <w:sz w:val="24"/>
                          <w:szCs w:val="24"/>
                        </w:rPr>
                      </w:pPr>
                      <w:r w:rsidRPr="00FA0D88">
                        <w:rPr>
                          <w:rFonts w:ascii="Arial" w:hAnsi="Arial" w:cs="Arial"/>
                          <w:sz w:val="24"/>
                          <w:szCs w:val="24"/>
                        </w:rPr>
                        <w:t>Analysing the data</w:t>
                      </w:r>
                      <w:r w:rsidRPr="00FA0D88">
                        <w:rPr>
                          <w:rFonts w:ascii="Arial" w:hAnsi="Arial" w:cs="Arial"/>
                          <w:b w:val="0"/>
                          <w:bCs/>
                          <w:sz w:val="24"/>
                          <w:szCs w:val="24"/>
                        </w:rPr>
                        <w:t xml:space="preserve">: </w:t>
                      </w:r>
                      <w:r w:rsidR="002420D1">
                        <w:rPr>
                          <w:rFonts w:ascii="Arial" w:hAnsi="Arial" w:cs="Arial"/>
                          <w:b w:val="0"/>
                          <w:bCs/>
                          <w:sz w:val="24"/>
                          <w:szCs w:val="24"/>
                        </w:rPr>
                        <w:t>t</w:t>
                      </w:r>
                      <w:r w:rsidRPr="00FA0D88">
                        <w:rPr>
                          <w:rFonts w:ascii="Arial" w:hAnsi="Arial" w:cs="Arial"/>
                          <w:b w:val="0"/>
                          <w:bCs/>
                          <w:sz w:val="24"/>
                          <w:szCs w:val="24"/>
                        </w:rPr>
                        <w:t>esting the model against the data to see if it holds</w:t>
                      </w:r>
                    </w:p>
                    <w:p w14:paraId="7DAA5068" w14:textId="0A6AE5F7" w:rsidR="00CF550C" w:rsidRPr="00FA0D88" w:rsidRDefault="00CF550C" w:rsidP="00CF550C">
                      <w:pPr>
                        <w:pStyle w:val="ListParagraph"/>
                        <w:rPr>
                          <w:rFonts w:ascii="Arial" w:hAnsi="Arial" w:cs="Arial"/>
                          <w:b w:val="0"/>
                          <w:bCs/>
                          <w:sz w:val="24"/>
                          <w:szCs w:val="24"/>
                        </w:rPr>
                      </w:pPr>
                      <w:r w:rsidRPr="00FA0D88">
                        <w:rPr>
                          <w:rFonts w:ascii="Arial" w:hAnsi="Arial" w:cs="Arial"/>
                          <w:sz w:val="24"/>
                          <w:szCs w:val="24"/>
                        </w:rPr>
                        <w:t>Presenting the results</w:t>
                      </w:r>
                      <w:r w:rsidRPr="00FA0D88">
                        <w:rPr>
                          <w:rFonts w:ascii="Arial" w:hAnsi="Arial" w:cs="Arial"/>
                          <w:b w:val="0"/>
                          <w:bCs/>
                          <w:sz w:val="24"/>
                          <w:szCs w:val="24"/>
                        </w:rPr>
                        <w:t xml:space="preserve">: Explaining the outcome </w:t>
                      </w:r>
                      <w:r w:rsidR="002420D1">
                        <w:rPr>
                          <w:rFonts w:ascii="Arial" w:hAnsi="Arial" w:cs="Arial"/>
                          <w:b w:val="0"/>
                          <w:bCs/>
                          <w:sz w:val="24"/>
                          <w:szCs w:val="24"/>
                        </w:rPr>
                        <w:t>to</w:t>
                      </w:r>
                      <w:r w:rsidRPr="00FA0D88">
                        <w:rPr>
                          <w:rFonts w:ascii="Arial" w:hAnsi="Arial" w:cs="Arial"/>
                          <w:b w:val="0"/>
                          <w:bCs/>
                          <w:sz w:val="24"/>
                          <w:szCs w:val="24"/>
                        </w:rPr>
                        <w:t xml:space="preserve"> stakeholders</w:t>
                      </w:r>
                    </w:p>
                    <w:p w14:paraId="09DB9FD8" w14:textId="50363778" w:rsidR="00CF550C" w:rsidRPr="00FA0D88" w:rsidRDefault="00CF550C" w:rsidP="00CF550C">
                      <w:pPr>
                        <w:pStyle w:val="ListParagraph"/>
                        <w:rPr>
                          <w:rFonts w:ascii="Arial" w:hAnsi="Arial" w:cs="Arial"/>
                          <w:b w:val="0"/>
                          <w:bCs/>
                          <w:sz w:val="24"/>
                          <w:szCs w:val="24"/>
                        </w:rPr>
                      </w:pPr>
                      <w:r w:rsidRPr="00FA0D88">
                        <w:rPr>
                          <w:rFonts w:ascii="Arial" w:hAnsi="Arial" w:cs="Arial"/>
                          <w:sz w:val="24"/>
                          <w:szCs w:val="24"/>
                        </w:rPr>
                        <w:t>Making decisions</w:t>
                      </w:r>
                      <w:r w:rsidRPr="00FA0D88">
                        <w:rPr>
                          <w:rFonts w:ascii="Arial" w:hAnsi="Arial" w:cs="Arial"/>
                          <w:b w:val="0"/>
                          <w:bCs/>
                          <w:sz w:val="24"/>
                          <w:szCs w:val="24"/>
                        </w:rPr>
                        <w:t xml:space="preserve">: </w:t>
                      </w:r>
                      <w:r w:rsidR="002420D1" w:rsidRPr="00FA0D88">
                        <w:rPr>
                          <w:rFonts w:ascii="Arial" w:hAnsi="Arial" w:cs="Arial"/>
                          <w:b w:val="0"/>
                          <w:bCs/>
                          <w:sz w:val="24"/>
                          <w:szCs w:val="24"/>
                        </w:rPr>
                        <w:t>new</w:t>
                      </w:r>
                      <w:r w:rsidRPr="00FA0D88">
                        <w:rPr>
                          <w:rFonts w:ascii="Arial" w:hAnsi="Arial" w:cs="Arial"/>
                          <w:b w:val="0"/>
                          <w:bCs/>
                          <w:sz w:val="24"/>
                          <w:szCs w:val="24"/>
                        </w:rPr>
                        <w:t xml:space="preserve"> direction based on the outcome</w:t>
                      </w:r>
                    </w:p>
                    <w:p w14:paraId="5DF06E09" w14:textId="262B0030" w:rsidR="00C82B60" w:rsidRDefault="00C82B60" w:rsidP="00C82B60">
                      <w:pPr>
                        <w:pStyle w:val="Content"/>
                      </w:pPr>
                    </w:p>
                    <w:p w14:paraId="5AB2F8B1" w14:textId="77777777" w:rsidR="00E4054F" w:rsidRDefault="00E4054F" w:rsidP="00C82B60">
                      <w:pPr>
                        <w:pStyle w:val="Content"/>
                      </w:pPr>
                    </w:p>
                  </w:txbxContent>
                </v:textbox>
                <w10:anchorlock/>
              </v:shape>
            </w:pict>
          </mc:Fallback>
        </mc:AlternateContent>
      </w:r>
    </w:p>
    <w:p w14:paraId="5A81E507" w14:textId="4D8B27E5" w:rsidR="006C2A97" w:rsidRDefault="006C2A97" w:rsidP="001F0AF0">
      <w:pPr>
        <w:spacing w:after="200"/>
      </w:pPr>
    </w:p>
    <w:p w14:paraId="24929410" w14:textId="417886B5" w:rsidR="00BC5802" w:rsidRPr="001A4CBC" w:rsidRDefault="00BC5802" w:rsidP="001F0AF0">
      <w:pPr>
        <w:spacing w:after="200"/>
        <w:rPr>
          <w:b w:val="0"/>
          <w:bCs/>
          <w:color w:val="63B7FE" w:themeColor="accent1" w:themeTint="99"/>
          <w:sz w:val="32"/>
          <w:szCs w:val="32"/>
        </w:rPr>
      </w:pPr>
    </w:p>
    <w:p w14:paraId="533F7AE8" w14:textId="46B3F794" w:rsidR="006C2A97" w:rsidRDefault="00BC5802" w:rsidP="001F0AF0">
      <w:pPr>
        <w:spacing w:after="200"/>
      </w:pPr>
      <w:r w:rsidRPr="00225884">
        <w:rPr>
          <w:noProof/>
        </w:rPr>
        <mc:AlternateContent>
          <mc:Choice Requires="wps">
            <w:drawing>
              <wp:inline distT="0" distB="0" distL="0" distR="0" wp14:anchorId="77B0C573" wp14:editId="198E2803">
                <wp:extent cx="6574971" cy="5706737"/>
                <wp:effectExtent l="0" t="0" r="0" b="0"/>
                <wp:docPr id="32" name="Text Box 32"/>
                <wp:cNvGraphicFramePr/>
                <a:graphic xmlns:a="http://schemas.openxmlformats.org/drawingml/2006/main">
                  <a:graphicData uri="http://schemas.microsoft.com/office/word/2010/wordprocessingShape">
                    <wps:wsp>
                      <wps:cNvSpPr txBox="1"/>
                      <wps:spPr>
                        <a:xfrm>
                          <a:off x="0" y="0"/>
                          <a:ext cx="6574971" cy="5706737"/>
                        </a:xfrm>
                        <a:prstGeom prst="rect">
                          <a:avLst/>
                        </a:prstGeom>
                        <a:noFill/>
                        <a:ln w="6350">
                          <a:noFill/>
                        </a:ln>
                      </wps:spPr>
                      <wps:txbx>
                        <w:txbxContent>
                          <w:p w14:paraId="2B3883F6" w14:textId="77777777" w:rsidR="00981B1E" w:rsidRPr="00375636" w:rsidRDefault="00981B1E" w:rsidP="00981B1E">
                            <w:pPr>
                              <w:rPr>
                                <w:rFonts w:ascii="Arial" w:hAnsi="Arial" w:cs="Arial"/>
                                <w:color w:val="0065BA" w:themeColor="accent1" w:themeShade="BF"/>
                                <w:sz w:val="32"/>
                                <w:szCs w:val="32"/>
                              </w:rPr>
                            </w:pPr>
                            <w:r w:rsidRPr="00375636">
                              <w:rPr>
                                <w:rFonts w:ascii="Arial" w:hAnsi="Arial" w:cs="Arial"/>
                                <w:color w:val="0065BA" w:themeColor="accent1" w:themeShade="BF"/>
                                <w:sz w:val="32"/>
                                <w:szCs w:val="32"/>
                              </w:rPr>
                              <w:t>Data mapping techniques</w:t>
                            </w:r>
                          </w:p>
                          <w:p w14:paraId="57E3C6F7" w14:textId="77777777" w:rsidR="00981B1E" w:rsidRDefault="00981B1E" w:rsidP="00981B1E">
                            <w:pPr>
                              <w:pStyle w:val="ListBullet"/>
                              <w:numPr>
                                <w:ilvl w:val="0"/>
                                <w:numId w:val="0"/>
                              </w:numPr>
                              <w:rPr>
                                <w:rFonts w:ascii="Arial" w:hAnsi="Arial" w:cs="Arial"/>
                                <w:sz w:val="24"/>
                                <w:szCs w:val="24"/>
                              </w:rPr>
                            </w:pPr>
                          </w:p>
                          <w:p w14:paraId="4F1D251D" w14:textId="4C6EF618" w:rsidR="001A4CBC" w:rsidRPr="001A4CBC" w:rsidRDefault="0020626B" w:rsidP="00981B1E">
                            <w:pPr>
                              <w:pStyle w:val="ListBullet"/>
                              <w:numPr>
                                <w:ilvl w:val="0"/>
                                <w:numId w:val="0"/>
                              </w:numPr>
                              <w:rPr>
                                <w:rFonts w:ascii="Arial" w:hAnsi="Arial" w:cs="Arial"/>
                                <w:sz w:val="24"/>
                                <w:szCs w:val="24"/>
                              </w:rPr>
                            </w:pPr>
                            <w:r w:rsidRPr="001A4CBC">
                              <w:rPr>
                                <w:rFonts w:ascii="Arial" w:hAnsi="Arial" w:cs="Arial"/>
                                <w:sz w:val="24"/>
                                <w:szCs w:val="24"/>
                              </w:rPr>
                              <w:t xml:space="preserve">Cloud mapping and transformation tools can identify and link </w:t>
                            </w:r>
                          </w:p>
                          <w:p w14:paraId="1F59495C" w14:textId="77777777" w:rsidR="001A4CBC" w:rsidRPr="001A4CBC" w:rsidRDefault="0020626B" w:rsidP="0020626B">
                            <w:pPr>
                              <w:pStyle w:val="ListBullet"/>
                              <w:numPr>
                                <w:ilvl w:val="0"/>
                                <w:numId w:val="0"/>
                              </w:numPr>
                              <w:ind w:left="360" w:hanging="360"/>
                              <w:rPr>
                                <w:rFonts w:ascii="Arial" w:hAnsi="Arial" w:cs="Arial"/>
                                <w:sz w:val="24"/>
                                <w:szCs w:val="24"/>
                              </w:rPr>
                            </w:pPr>
                            <w:r w:rsidRPr="001A4CBC">
                              <w:rPr>
                                <w:rFonts w:ascii="Arial" w:hAnsi="Arial" w:cs="Arial"/>
                                <w:sz w:val="24"/>
                                <w:szCs w:val="24"/>
                              </w:rPr>
                              <w:t xml:space="preserve">fields in two different data sets. This can be done to link several </w:t>
                            </w:r>
                          </w:p>
                          <w:p w14:paraId="7781E704" w14:textId="77777777" w:rsidR="001A4CBC" w:rsidRDefault="0020626B" w:rsidP="0020626B">
                            <w:pPr>
                              <w:pStyle w:val="ListBullet"/>
                              <w:numPr>
                                <w:ilvl w:val="0"/>
                                <w:numId w:val="0"/>
                              </w:numPr>
                              <w:ind w:left="360" w:hanging="360"/>
                              <w:rPr>
                                <w:rFonts w:ascii="Arial" w:hAnsi="Arial" w:cs="Arial"/>
                                <w:sz w:val="24"/>
                                <w:szCs w:val="24"/>
                              </w:rPr>
                            </w:pPr>
                            <w:r w:rsidRPr="001A4CBC">
                              <w:rPr>
                                <w:rFonts w:ascii="Arial" w:hAnsi="Arial" w:cs="Arial"/>
                                <w:sz w:val="24"/>
                                <w:szCs w:val="24"/>
                              </w:rPr>
                              <w:t>identity numbers for a centralised database. Data types and data</w:t>
                            </w:r>
                          </w:p>
                          <w:p w14:paraId="07D7A40F" w14:textId="77777777" w:rsidR="001A4CBC" w:rsidRDefault="0020626B" w:rsidP="0020626B">
                            <w:pPr>
                              <w:pStyle w:val="ListBullet"/>
                              <w:numPr>
                                <w:ilvl w:val="0"/>
                                <w:numId w:val="0"/>
                              </w:numPr>
                              <w:ind w:left="360" w:hanging="360"/>
                              <w:rPr>
                                <w:rFonts w:ascii="Arial" w:hAnsi="Arial" w:cs="Arial"/>
                                <w:sz w:val="24"/>
                                <w:szCs w:val="24"/>
                              </w:rPr>
                            </w:pPr>
                            <w:r w:rsidRPr="001A4CBC">
                              <w:rPr>
                                <w:rFonts w:ascii="Arial" w:hAnsi="Arial" w:cs="Arial"/>
                                <w:sz w:val="24"/>
                                <w:szCs w:val="24"/>
                              </w:rPr>
                              <w:t xml:space="preserve">size have to be compatible between the different sets as a source </w:t>
                            </w:r>
                          </w:p>
                          <w:p w14:paraId="5DDA3BB1" w14:textId="77777777" w:rsidR="001A4CBC" w:rsidRDefault="0020626B" w:rsidP="0020626B">
                            <w:pPr>
                              <w:pStyle w:val="ListBullet"/>
                              <w:numPr>
                                <w:ilvl w:val="0"/>
                                <w:numId w:val="0"/>
                              </w:numPr>
                              <w:ind w:left="360" w:hanging="360"/>
                              <w:rPr>
                                <w:rFonts w:ascii="Arial" w:hAnsi="Arial" w:cs="Arial"/>
                                <w:sz w:val="24"/>
                                <w:szCs w:val="24"/>
                              </w:rPr>
                            </w:pPr>
                            <w:r w:rsidRPr="001A4CBC">
                              <w:rPr>
                                <w:rFonts w:ascii="Arial" w:hAnsi="Arial" w:cs="Arial"/>
                                <w:sz w:val="24"/>
                                <w:szCs w:val="24"/>
                              </w:rPr>
                              <w:t xml:space="preserve">field and destination field from each database are decided for </w:t>
                            </w:r>
                          </w:p>
                          <w:p w14:paraId="287DF097" w14:textId="77777777" w:rsidR="001A4CBC" w:rsidRDefault="0020626B" w:rsidP="0020626B">
                            <w:pPr>
                              <w:pStyle w:val="ListBullet"/>
                              <w:numPr>
                                <w:ilvl w:val="0"/>
                                <w:numId w:val="0"/>
                              </w:numPr>
                              <w:ind w:left="360" w:hanging="360"/>
                              <w:rPr>
                                <w:rFonts w:ascii="Arial" w:hAnsi="Arial" w:cs="Arial"/>
                                <w:sz w:val="24"/>
                                <w:szCs w:val="24"/>
                              </w:rPr>
                            </w:pPr>
                            <w:r w:rsidRPr="001A4CBC">
                              <w:rPr>
                                <w:rFonts w:ascii="Arial" w:hAnsi="Arial" w:cs="Arial"/>
                                <w:sz w:val="24"/>
                                <w:szCs w:val="24"/>
                              </w:rPr>
                              <w:t xml:space="preserve">mapping. After the mapping of the fields or columns testing with </w:t>
                            </w:r>
                          </w:p>
                          <w:p w14:paraId="0D63E0EE" w14:textId="77777777" w:rsidR="001A4CBC" w:rsidRDefault="0020626B" w:rsidP="0020626B">
                            <w:pPr>
                              <w:pStyle w:val="ListBullet"/>
                              <w:numPr>
                                <w:ilvl w:val="0"/>
                                <w:numId w:val="0"/>
                              </w:numPr>
                              <w:ind w:left="360" w:hanging="360"/>
                              <w:rPr>
                                <w:rFonts w:ascii="Arial" w:hAnsi="Arial" w:cs="Arial"/>
                                <w:sz w:val="24"/>
                                <w:szCs w:val="24"/>
                              </w:rPr>
                            </w:pPr>
                            <w:r w:rsidRPr="001A4CBC">
                              <w:rPr>
                                <w:rFonts w:ascii="Arial" w:hAnsi="Arial" w:cs="Arial"/>
                                <w:sz w:val="24"/>
                                <w:szCs w:val="24"/>
                              </w:rPr>
                              <w:t xml:space="preserve">sample data shows if a data migration can be automated. Updates </w:t>
                            </w:r>
                          </w:p>
                          <w:p w14:paraId="09B1C4FC" w14:textId="77777777" w:rsidR="001A4CBC" w:rsidRDefault="0020626B" w:rsidP="0020626B">
                            <w:pPr>
                              <w:pStyle w:val="ListBullet"/>
                              <w:numPr>
                                <w:ilvl w:val="0"/>
                                <w:numId w:val="0"/>
                              </w:numPr>
                              <w:ind w:left="360" w:hanging="360"/>
                              <w:rPr>
                                <w:rFonts w:ascii="Arial" w:hAnsi="Arial" w:cs="Arial"/>
                                <w:sz w:val="24"/>
                                <w:szCs w:val="24"/>
                              </w:rPr>
                            </w:pPr>
                            <w:r w:rsidRPr="001A4CBC">
                              <w:rPr>
                                <w:rFonts w:ascii="Arial" w:hAnsi="Arial" w:cs="Arial"/>
                                <w:sz w:val="24"/>
                                <w:szCs w:val="24"/>
                              </w:rPr>
                              <w:t xml:space="preserve">are needed to maintain the identity after new inputs to the </w:t>
                            </w:r>
                          </w:p>
                          <w:p w14:paraId="2AD3D09F" w14:textId="6C630714" w:rsidR="0020626B" w:rsidRDefault="0020626B" w:rsidP="0020626B">
                            <w:pPr>
                              <w:pStyle w:val="ListBullet"/>
                              <w:numPr>
                                <w:ilvl w:val="0"/>
                                <w:numId w:val="0"/>
                              </w:numPr>
                              <w:ind w:left="360" w:hanging="360"/>
                              <w:rPr>
                                <w:rFonts w:ascii="Arial" w:hAnsi="Arial" w:cs="Arial"/>
                                <w:sz w:val="24"/>
                                <w:szCs w:val="24"/>
                              </w:rPr>
                            </w:pPr>
                            <w:r w:rsidRPr="001A4CBC">
                              <w:rPr>
                                <w:rFonts w:ascii="Arial" w:hAnsi="Arial" w:cs="Arial"/>
                                <w:sz w:val="24"/>
                                <w:szCs w:val="24"/>
                              </w:rPr>
                              <w:t>databases.</w:t>
                            </w:r>
                          </w:p>
                          <w:p w14:paraId="2E1381ED" w14:textId="77777777" w:rsidR="0090494C" w:rsidRPr="001A4CBC" w:rsidRDefault="0090494C" w:rsidP="0020626B">
                            <w:pPr>
                              <w:pStyle w:val="ListBullet"/>
                              <w:numPr>
                                <w:ilvl w:val="0"/>
                                <w:numId w:val="0"/>
                              </w:numPr>
                              <w:ind w:left="360" w:hanging="360"/>
                              <w:rPr>
                                <w:rFonts w:ascii="Arial" w:hAnsi="Arial" w:cs="Arial"/>
                                <w:sz w:val="24"/>
                                <w:szCs w:val="24"/>
                              </w:rPr>
                            </w:pPr>
                          </w:p>
                          <w:p w14:paraId="77166E54" w14:textId="42057FAF" w:rsidR="00BC5802" w:rsidRPr="00375636" w:rsidRDefault="00011A63" w:rsidP="00BC5802">
                            <w:pPr>
                              <w:pStyle w:val="Heading2"/>
                              <w:rPr>
                                <w:rFonts w:ascii="Arial" w:hAnsi="Arial" w:cs="Arial"/>
                                <w:color w:val="0065BA" w:themeColor="accent1" w:themeShade="BF"/>
                                <w:sz w:val="32"/>
                                <w:szCs w:val="32"/>
                              </w:rPr>
                            </w:pPr>
                            <w:r w:rsidRPr="00375636">
                              <w:rPr>
                                <w:rFonts w:ascii="Arial" w:hAnsi="Arial" w:cs="Arial"/>
                                <w:color w:val="0065BA" w:themeColor="accent1" w:themeShade="BF"/>
                                <w:sz w:val="32"/>
                                <w:szCs w:val="32"/>
                              </w:rPr>
                              <w:t>Common concepts in Big Data</w:t>
                            </w:r>
                          </w:p>
                          <w:p w14:paraId="612858CA" w14:textId="2FC2096B" w:rsidR="00BE0C93" w:rsidRPr="0090494C" w:rsidRDefault="0090494C" w:rsidP="00BE0C93">
                            <w:pPr>
                              <w:rPr>
                                <w:rFonts w:ascii="Arial" w:hAnsi="Arial" w:cs="Arial"/>
                                <w:b w:val="0"/>
                                <w:bCs/>
                                <w:sz w:val="24"/>
                                <w:szCs w:val="24"/>
                              </w:rPr>
                            </w:pPr>
                            <w:r w:rsidRPr="0090494C">
                              <w:rPr>
                                <w:rFonts w:ascii="Arial" w:hAnsi="Arial" w:cs="Arial"/>
                                <w:b w:val="0"/>
                                <w:bCs/>
                                <w:sz w:val="24"/>
                                <w:szCs w:val="24"/>
                              </w:rPr>
                              <w:t xml:space="preserve">Relational databases contain cells in rows containing the records for each object as columns or fields are used for measures or values to each </w:t>
                            </w:r>
                            <w:r w:rsidR="003B1C18" w:rsidRPr="0090494C">
                              <w:rPr>
                                <w:rFonts w:ascii="Arial" w:hAnsi="Arial" w:cs="Arial"/>
                                <w:b w:val="0"/>
                                <w:bCs/>
                                <w:sz w:val="24"/>
                                <w:szCs w:val="24"/>
                              </w:rPr>
                              <w:t>category. The</w:t>
                            </w:r>
                            <w:r w:rsidR="00BE0C93" w:rsidRPr="0090494C">
                              <w:rPr>
                                <w:rFonts w:ascii="Arial" w:hAnsi="Arial" w:cs="Arial"/>
                                <w:b w:val="0"/>
                                <w:bCs/>
                                <w:sz w:val="24"/>
                                <w:szCs w:val="24"/>
                              </w:rPr>
                              <w:t xml:space="preserve"> data is processed in flat files without hierarchy in Flat File Databases, but Relational Databases store the relationship between the data sets and add value to the information.</w:t>
                            </w:r>
                          </w:p>
                          <w:p w14:paraId="0E8CD9E6" w14:textId="77777777" w:rsidR="00BE0C93" w:rsidRDefault="00BE0C93" w:rsidP="0090494C">
                            <w:pPr>
                              <w:rPr>
                                <w:rFonts w:ascii="Arial" w:hAnsi="Arial" w:cs="Arial"/>
                                <w:b w:val="0"/>
                                <w:bCs/>
                                <w:sz w:val="24"/>
                                <w:szCs w:val="24"/>
                              </w:rPr>
                            </w:pPr>
                          </w:p>
                          <w:p w14:paraId="4B94A21F" w14:textId="77777777" w:rsidR="00BE0C93" w:rsidRDefault="0090494C" w:rsidP="0090494C">
                            <w:pPr>
                              <w:rPr>
                                <w:rFonts w:ascii="Arial" w:hAnsi="Arial" w:cs="Arial"/>
                                <w:b w:val="0"/>
                                <w:bCs/>
                                <w:sz w:val="24"/>
                                <w:szCs w:val="24"/>
                              </w:rPr>
                            </w:pPr>
                            <w:r w:rsidRPr="0090494C">
                              <w:rPr>
                                <w:rFonts w:ascii="Arial" w:hAnsi="Arial" w:cs="Arial"/>
                                <w:b w:val="0"/>
                                <w:bCs/>
                                <w:sz w:val="24"/>
                                <w:szCs w:val="24"/>
                              </w:rPr>
                              <w:t xml:space="preserve">Python is one of the most useful programming languages for managing Big Data using dictionaries, lists, tuples, and sets. </w:t>
                            </w:r>
                          </w:p>
                          <w:p w14:paraId="7A456F9B" w14:textId="77777777" w:rsidR="00BE0C93" w:rsidRDefault="00BE0C93" w:rsidP="0090494C">
                            <w:pPr>
                              <w:rPr>
                                <w:rFonts w:ascii="Arial" w:hAnsi="Arial" w:cs="Arial"/>
                                <w:b w:val="0"/>
                                <w:bCs/>
                                <w:sz w:val="24"/>
                                <w:szCs w:val="24"/>
                              </w:rPr>
                            </w:pPr>
                          </w:p>
                          <w:p w14:paraId="63A6CEBB" w14:textId="54D7893D" w:rsidR="0090494C" w:rsidRPr="0090494C" w:rsidRDefault="0090494C" w:rsidP="0090494C">
                            <w:pPr>
                              <w:rPr>
                                <w:rFonts w:ascii="Arial" w:hAnsi="Arial" w:cs="Arial"/>
                                <w:b w:val="0"/>
                                <w:bCs/>
                                <w:sz w:val="24"/>
                                <w:szCs w:val="24"/>
                              </w:rPr>
                            </w:pPr>
                            <w:r w:rsidRPr="0090494C">
                              <w:rPr>
                                <w:rFonts w:ascii="Arial" w:hAnsi="Arial" w:cs="Arial"/>
                                <w:b w:val="0"/>
                                <w:bCs/>
                                <w:sz w:val="24"/>
                                <w:szCs w:val="24"/>
                              </w:rPr>
                              <w:t>Data at rest defines data stored at a physical location while data in motion is referring to rapidly changing data requiring real-time processing. Onsite computing solutions use database servers, and cloud computing solutions are based on scalable networks of distributed data</w:t>
                            </w:r>
                            <w:r w:rsidR="00BE0C93">
                              <w:rPr>
                                <w:rFonts w:ascii="Arial" w:hAnsi="Arial" w:cs="Arial"/>
                                <w:b w:val="0"/>
                                <w:bCs/>
                                <w:sz w:val="24"/>
                                <w:szCs w:val="24"/>
                              </w:rPr>
                              <w:t>.</w:t>
                            </w:r>
                          </w:p>
                          <w:p w14:paraId="329393D6" w14:textId="77777777" w:rsidR="00BC5802" w:rsidRDefault="00BC5802" w:rsidP="00BC5802">
                            <w:pPr>
                              <w:pStyle w:val="Content"/>
                            </w:pPr>
                          </w:p>
                          <w:p w14:paraId="629B5461" w14:textId="77777777" w:rsidR="00BC5802" w:rsidRDefault="00BC5802" w:rsidP="00BC5802">
                            <w:pPr>
                              <w:pStyle w:val="Content"/>
                            </w:pPr>
                          </w:p>
                          <w:p w14:paraId="7C00ECB2" w14:textId="4BA3CCCF" w:rsidR="00BC5802" w:rsidRDefault="00BC5802" w:rsidP="00BC5802">
                            <w:pPr>
                              <w:pStyle w:val="Content"/>
                            </w:pP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77B0C573" id="Text Box 32" o:spid="_x0000_s1037" type="#_x0000_t202" style="width:517.7pt;height:44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" filled="f" stroked="f" strokeweight=".5pt">
                <v:textbox inset=",14.4pt">
                  <w:txbxContent>
                    <w:p w14:paraId="2B3883F6" w14:textId="77777777" w:rsidR="00981B1E" w:rsidRPr="00375636" w:rsidRDefault="00981B1E" w:rsidP="00981B1E">
                      <w:pPr>
                        <w:rPr>
                          <w:rFonts w:ascii="Arial" w:hAnsi="Arial" w:cs="Arial"/>
                          <w:color w:val="0065BA" w:themeColor="accent1" w:themeShade="BF"/>
                          <w:sz w:val="32"/>
                          <w:szCs w:val="32"/>
                        </w:rPr>
                      </w:pPr>
                      <w:r w:rsidRPr="00375636">
                        <w:rPr>
                          <w:rFonts w:ascii="Arial" w:hAnsi="Arial" w:cs="Arial"/>
                          <w:color w:val="0065BA" w:themeColor="accent1" w:themeShade="BF"/>
                          <w:sz w:val="32"/>
                          <w:szCs w:val="32"/>
                        </w:rPr>
                        <w:t>Data mapping techniques</w:t>
                      </w:r>
                    </w:p>
                    <w:p w14:paraId="57E3C6F7" w14:textId="77777777" w:rsidR="00981B1E" w:rsidRDefault="00981B1E" w:rsidP="00981B1E">
                      <w:pPr>
                        <w:pStyle w:val="ListBullet"/>
                        <w:numPr>
                          <w:ilvl w:val="0"/>
                          <w:numId w:val="0"/>
                        </w:numPr>
                        <w:rPr>
                          <w:rFonts w:ascii="Arial" w:hAnsi="Arial" w:cs="Arial"/>
                          <w:sz w:val="24"/>
                          <w:szCs w:val="24"/>
                        </w:rPr>
                      </w:pPr>
                    </w:p>
                    <w:p w14:paraId="4F1D251D" w14:textId="4C6EF618" w:rsidR="001A4CBC" w:rsidRPr="001A4CBC" w:rsidRDefault="0020626B" w:rsidP="00981B1E">
                      <w:pPr>
                        <w:pStyle w:val="ListBullet"/>
                        <w:numPr>
                          <w:ilvl w:val="0"/>
                          <w:numId w:val="0"/>
                        </w:numPr>
                        <w:rPr>
                          <w:rFonts w:ascii="Arial" w:hAnsi="Arial" w:cs="Arial"/>
                          <w:sz w:val="24"/>
                          <w:szCs w:val="24"/>
                        </w:rPr>
                      </w:pPr>
                      <w:r w:rsidRPr="001A4CBC">
                        <w:rPr>
                          <w:rFonts w:ascii="Arial" w:hAnsi="Arial" w:cs="Arial"/>
                          <w:sz w:val="24"/>
                          <w:szCs w:val="24"/>
                        </w:rPr>
                        <w:t xml:space="preserve">Cloud mapping and transformation tools can identify and link </w:t>
                      </w:r>
                    </w:p>
                    <w:p w14:paraId="1F59495C" w14:textId="77777777" w:rsidR="001A4CBC" w:rsidRPr="001A4CBC" w:rsidRDefault="0020626B" w:rsidP="0020626B">
                      <w:pPr>
                        <w:pStyle w:val="ListBullet"/>
                        <w:numPr>
                          <w:ilvl w:val="0"/>
                          <w:numId w:val="0"/>
                        </w:numPr>
                        <w:ind w:left="360" w:hanging="360"/>
                        <w:rPr>
                          <w:rFonts w:ascii="Arial" w:hAnsi="Arial" w:cs="Arial"/>
                          <w:sz w:val="24"/>
                          <w:szCs w:val="24"/>
                        </w:rPr>
                      </w:pPr>
                      <w:r w:rsidRPr="001A4CBC">
                        <w:rPr>
                          <w:rFonts w:ascii="Arial" w:hAnsi="Arial" w:cs="Arial"/>
                          <w:sz w:val="24"/>
                          <w:szCs w:val="24"/>
                        </w:rPr>
                        <w:t xml:space="preserve">fields in two different data sets. This can be done to link several </w:t>
                      </w:r>
                    </w:p>
                    <w:p w14:paraId="7781E704" w14:textId="77777777" w:rsidR="001A4CBC" w:rsidRDefault="0020626B" w:rsidP="0020626B">
                      <w:pPr>
                        <w:pStyle w:val="ListBullet"/>
                        <w:numPr>
                          <w:ilvl w:val="0"/>
                          <w:numId w:val="0"/>
                        </w:numPr>
                        <w:ind w:left="360" w:hanging="360"/>
                        <w:rPr>
                          <w:rFonts w:ascii="Arial" w:hAnsi="Arial" w:cs="Arial"/>
                          <w:sz w:val="24"/>
                          <w:szCs w:val="24"/>
                        </w:rPr>
                      </w:pPr>
                      <w:r w:rsidRPr="001A4CBC">
                        <w:rPr>
                          <w:rFonts w:ascii="Arial" w:hAnsi="Arial" w:cs="Arial"/>
                          <w:sz w:val="24"/>
                          <w:szCs w:val="24"/>
                        </w:rPr>
                        <w:t>identity numbers for a centralised database. Data types and data</w:t>
                      </w:r>
                    </w:p>
                    <w:p w14:paraId="07D7A40F" w14:textId="77777777" w:rsidR="001A4CBC" w:rsidRDefault="0020626B" w:rsidP="0020626B">
                      <w:pPr>
                        <w:pStyle w:val="ListBullet"/>
                        <w:numPr>
                          <w:ilvl w:val="0"/>
                          <w:numId w:val="0"/>
                        </w:numPr>
                        <w:ind w:left="360" w:hanging="360"/>
                        <w:rPr>
                          <w:rFonts w:ascii="Arial" w:hAnsi="Arial" w:cs="Arial"/>
                          <w:sz w:val="24"/>
                          <w:szCs w:val="24"/>
                        </w:rPr>
                      </w:pPr>
                      <w:r w:rsidRPr="001A4CBC">
                        <w:rPr>
                          <w:rFonts w:ascii="Arial" w:hAnsi="Arial" w:cs="Arial"/>
                          <w:sz w:val="24"/>
                          <w:szCs w:val="24"/>
                        </w:rPr>
                        <w:t xml:space="preserve">size have to be compatible between the different sets as a source </w:t>
                      </w:r>
                    </w:p>
                    <w:p w14:paraId="5DDA3BB1" w14:textId="77777777" w:rsidR="001A4CBC" w:rsidRDefault="0020626B" w:rsidP="0020626B">
                      <w:pPr>
                        <w:pStyle w:val="ListBullet"/>
                        <w:numPr>
                          <w:ilvl w:val="0"/>
                          <w:numId w:val="0"/>
                        </w:numPr>
                        <w:ind w:left="360" w:hanging="360"/>
                        <w:rPr>
                          <w:rFonts w:ascii="Arial" w:hAnsi="Arial" w:cs="Arial"/>
                          <w:sz w:val="24"/>
                          <w:szCs w:val="24"/>
                        </w:rPr>
                      </w:pPr>
                      <w:r w:rsidRPr="001A4CBC">
                        <w:rPr>
                          <w:rFonts w:ascii="Arial" w:hAnsi="Arial" w:cs="Arial"/>
                          <w:sz w:val="24"/>
                          <w:szCs w:val="24"/>
                        </w:rPr>
                        <w:t xml:space="preserve">field and destination field from each database are decided for </w:t>
                      </w:r>
                    </w:p>
                    <w:p w14:paraId="287DF097" w14:textId="77777777" w:rsidR="001A4CBC" w:rsidRDefault="0020626B" w:rsidP="0020626B">
                      <w:pPr>
                        <w:pStyle w:val="ListBullet"/>
                        <w:numPr>
                          <w:ilvl w:val="0"/>
                          <w:numId w:val="0"/>
                        </w:numPr>
                        <w:ind w:left="360" w:hanging="360"/>
                        <w:rPr>
                          <w:rFonts w:ascii="Arial" w:hAnsi="Arial" w:cs="Arial"/>
                          <w:sz w:val="24"/>
                          <w:szCs w:val="24"/>
                        </w:rPr>
                      </w:pPr>
                      <w:r w:rsidRPr="001A4CBC">
                        <w:rPr>
                          <w:rFonts w:ascii="Arial" w:hAnsi="Arial" w:cs="Arial"/>
                          <w:sz w:val="24"/>
                          <w:szCs w:val="24"/>
                        </w:rPr>
                        <w:t xml:space="preserve">mapping. After the mapping of the fields or columns testing with </w:t>
                      </w:r>
                    </w:p>
                    <w:p w14:paraId="0D63E0EE" w14:textId="77777777" w:rsidR="001A4CBC" w:rsidRDefault="0020626B" w:rsidP="0020626B">
                      <w:pPr>
                        <w:pStyle w:val="ListBullet"/>
                        <w:numPr>
                          <w:ilvl w:val="0"/>
                          <w:numId w:val="0"/>
                        </w:numPr>
                        <w:ind w:left="360" w:hanging="360"/>
                        <w:rPr>
                          <w:rFonts w:ascii="Arial" w:hAnsi="Arial" w:cs="Arial"/>
                          <w:sz w:val="24"/>
                          <w:szCs w:val="24"/>
                        </w:rPr>
                      </w:pPr>
                      <w:r w:rsidRPr="001A4CBC">
                        <w:rPr>
                          <w:rFonts w:ascii="Arial" w:hAnsi="Arial" w:cs="Arial"/>
                          <w:sz w:val="24"/>
                          <w:szCs w:val="24"/>
                        </w:rPr>
                        <w:t xml:space="preserve">sample data shows if a data migration can be automated. Updates </w:t>
                      </w:r>
                    </w:p>
                    <w:p w14:paraId="09B1C4FC" w14:textId="77777777" w:rsidR="001A4CBC" w:rsidRDefault="0020626B" w:rsidP="0020626B">
                      <w:pPr>
                        <w:pStyle w:val="ListBullet"/>
                        <w:numPr>
                          <w:ilvl w:val="0"/>
                          <w:numId w:val="0"/>
                        </w:numPr>
                        <w:ind w:left="360" w:hanging="360"/>
                        <w:rPr>
                          <w:rFonts w:ascii="Arial" w:hAnsi="Arial" w:cs="Arial"/>
                          <w:sz w:val="24"/>
                          <w:szCs w:val="24"/>
                        </w:rPr>
                      </w:pPr>
                      <w:r w:rsidRPr="001A4CBC">
                        <w:rPr>
                          <w:rFonts w:ascii="Arial" w:hAnsi="Arial" w:cs="Arial"/>
                          <w:sz w:val="24"/>
                          <w:szCs w:val="24"/>
                        </w:rPr>
                        <w:t xml:space="preserve">are needed to maintain the identity after new inputs to the </w:t>
                      </w:r>
                    </w:p>
                    <w:p w14:paraId="2AD3D09F" w14:textId="6C630714" w:rsidR="0020626B" w:rsidRDefault="0020626B" w:rsidP="0020626B">
                      <w:pPr>
                        <w:pStyle w:val="ListBullet"/>
                        <w:numPr>
                          <w:ilvl w:val="0"/>
                          <w:numId w:val="0"/>
                        </w:numPr>
                        <w:ind w:left="360" w:hanging="360"/>
                        <w:rPr>
                          <w:rFonts w:ascii="Arial" w:hAnsi="Arial" w:cs="Arial"/>
                          <w:sz w:val="24"/>
                          <w:szCs w:val="24"/>
                        </w:rPr>
                      </w:pPr>
                      <w:r w:rsidRPr="001A4CBC">
                        <w:rPr>
                          <w:rFonts w:ascii="Arial" w:hAnsi="Arial" w:cs="Arial"/>
                          <w:sz w:val="24"/>
                          <w:szCs w:val="24"/>
                        </w:rPr>
                        <w:t>databases.</w:t>
                      </w:r>
                    </w:p>
                    <w:p w14:paraId="2E1381ED" w14:textId="77777777" w:rsidR="0090494C" w:rsidRPr="001A4CBC" w:rsidRDefault="0090494C" w:rsidP="0020626B">
                      <w:pPr>
                        <w:pStyle w:val="ListBullet"/>
                        <w:numPr>
                          <w:ilvl w:val="0"/>
                          <w:numId w:val="0"/>
                        </w:numPr>
                        <w:ind w:left="360" w:hanging="360"/>
                        <w:rPr>
                          <w:rFonts w:ascii="Arial" w:hAnsi="Arial" w:cs="Arial"/>
                          <w:sz w:val="24"/>
                          <w:szCs w:val="24"/>
                        </w:rPr>
                      </w:pPr>
                    </w:p>
                    <w:p w14:paraId="77166E54" w14:textId="42057FAF" w:rsidR="00BC5802" w:rsidRPr="00375636" w:rsidRDefault="00011A63" w:rsidP="00BC5802">
                      <w:pPr>
                        <w:pStyle w:val="Heading2"/>
                        <w:rPr>
                          <w:rFonts w:ascii="Arial" w:hAnsi="Arial" w:cs="Arial"/>
                          <w:color w:val="0065BA" w:themeColor="accent1" w:themeShade="BF"/>
                          <w:sz w:val="32"/>
                          <w:szCs w:val="32"/>
                        </w:rPr>
                      </w:pPr>
                      <w:r w:rsidRPr="00375636">
                        <w:rPr>
                          <w:rFonts w:ascii="Arial" w:hAnsi="Arial" w:cs="Arial"/>
                          <w:color w:val="0065BA" w:themeColor="accent1" w:themeShade="BF"/>
                          <w:sz w:val="32"/>
                          <w:szCs w:val="32"/>
                        </w:rPr>
                        <w:t>Common concepts in Big Data</w:t>
                      </w:r>
                    </w:p>
                    <w:p w14:paraId="612858CA" w14:textId="2FC2096B" w:rsidR="00BE0C93" w:rsidRPr="0090494C" w:rsidRDefault="0090494C" w:rsidP="00BE0C93">
                      <w:pPr>
                        <w:rPr>
                          <w:rFonts w:ascii="Arial" w:hAnsi="Arial" w:cs="Arial"/>
                          <w:b w:val="0"/>
                          <w:bCs/>
                          <w:sz w:val="24"/>
                          <w:szCs w:val="24"/>
                        </w:rPr>
                      </w:pPr>
                      <w:r w:rsidRPr="0090494C">
                        <w:rPr>
                          <w:rFonts w:ascii="Arial" w:hAnsi="Arial" w:cs="Arial"/>
                          <w:b w:val="0"/>
                          <w:bCs/>
                          <w:sz w:val="24"/>
                          <w:szCs w:val="24"/>
                        </w:rPr>
                        <w:t xml:space="preserve">Relational databases contain cells in rows containing the records for each object as columns or fields are used for measures or values to each </w:t>
                      </w:r>
                      <w:r w:rsidR="003B1C18" w:rsidRPr="0090494C">
                        <w:rPr>
                          <w:rFonts w:ascii="Arial" w:hAnsi="Arial" w:cs="Arial"/>
                          <w:b w:val="0"/>
                          <w:bCs/>
                          <w:sz w:val="24"/>
                          <w:szCs w:val="24"/>
                        </w:rPr>
                        <w:t>category. The</w:t>
                      </w:r>
                      <w:r w:rsidR="00BE0C93" w:rsidRPr="0090494C">
                        <w:rPr>
                          <w:rFonts w:ascii="Arial" w:hAnsi="Arial" w:cs="Arial"/>
                          <w:b w:val="0"/>
                          <w:bCs/>
                          <w:sz w:val="24"/>
                          <w:szCs w:val="24"/>
                        </w:rPr>
                        <w:t xml:space="preserve"> data is processed in flat files without hierarchy in Flat File Databases, but Relational Databases store the relationship between the data sets and add value to the information.</w:t>
                      </w:r>
                    </w:p>
                    <w:p w14:paraId="0E8CD9E6" w14:textId="77777777" w:rsidR="00BE0C93" w:rsidRDefault="00BE0C93" w:rsidP="0090494C">
                      <w:pPr>
                        <w:rPr>
                          <w:rFonts w:ascii="Arial" w:hAnsi="Arial" w:cs="Arial"/>
                          <w:b w:val="0"/>
                          <w:bCs/>
                          <w:sz w:val="24"/>
                          <w:szCs w:val="24"/>
                        </w:rPr>
                      </w:pPr>
                    </w:p>
                    <w:p w14:paraId="4B94A21F" w14:textId="77777777" w:rsidR="00BE0C93" w:rsidRDefault="0090494C" w:rsidP="0090494C">
                      <w:pPr>
                        <w:rPr>
                          <w:rFonts w:ascii="Arial" w:hAnsi="Arial" w:cs="Arial"/>
                          <w:b w:val="0"/>
                          <w:bCs/>
                          <w:sz w:val="24"/>
                          <w:szCs w:val="24"/>
                        </w:rPr>
                      </w:pPr>
                      <w:r w:rsidRPr="0090494C">
                        <w:rPr>
                          <w:rFonts w:ascii="Arial" w:hAnsi="Arial" w:cs="Arial"/>
                          <w:b w:val="0"/>
                          <w:bCs/>
                          <w:sz w:val="24"/>
                          <w:szCs w:val="24"/>
                        </w:rPr>
                        <w:t xml:space="preserve">Python is one of the most useful programming languages for managing Big Data using dictionaries, lists, tuples, and sets. </w:t>
                      </w:r>
                    </w:p>
                    <w:p w14:paraId="7A456F9B" w14:textId="77777777" w:rsidR="00BE0C93" w:rsidRDefault="00BE0C93" w:rsidP="0090494C">
                      <w:pPr>
                        <w:rPr>
                          <w:rFonts w:ascii="Arial" w:hAnsi="Arial" w:cs="Arial"/>
                          <w:b w:val="0"/>
                          <w:bCs/>
                          <w:sz w:val="24"/>
                          <w:szCs w:val="24"/>
                        </w:rPr>
                      </w:pPr>
                    </w:p>
                    <w:p w14:paraId="63A6CEBB" w14:textId="54D7893D" w:rsidR="0090494C" w:rsidRPr="0090494C" w:rsidRDefault="0090494C" w:rsidP="0090494C">
                      <w:pPr>
                        <w:rPr>
                          <w:rFonts w:ascii="Arial" w:hAnsi="Arial" w:cs="Arial"/>
                          <w:b w:val="0"/>
                          <w:bCs/>
                          <w:sz w:val="24"/>
                          <w:szCs w:val="24"/>
                        </w:rPr>
                      </w:pPr>
                      <w:r w:rsidRPr="0090494C">
                        <w:rPr>
                          <w:rFonts w:ascii="Arial" w:hAnsi="Arial" w:cs="Arial"/>
                          <w:b w:val="0"/>
                          <w:bCs/>
                          <w:sz w:val="24"/>
                          <w:szCs w:val="24"/>
                        </w:rPr>
                        <w:t>Data at rest defines data stored at a physical location while data in motion is referring to rapidly changing data requiring real-time processing. Onsite computing solutions use database servers, and cloud computing solutions are based on scalable networks of distributed data</w:t>
                      </w:r>
                      <w:r w:rsidR="00BE0C93">
                        <w:rPr>
                          <w:rFonts w:ascii="Arial" w:hAnsi="Arial" w:cs="Arial"/>
                          <w:b w:val="0"/>
                          <w:bCs/>
                          <w:sz w:val="24"/>
                          <w:szCs w:val="24"/>
                        </w:rPr>
                        <w:t>.</w:t>
                      </w:r>
                    </w:p>
                    <w:p w14:paraId="329393D6" w14:textId="77777777" w:rsidR="00BC5802" w:rsidRDefault="00BC5802" w:rsidP="00BC5802">
                      <w:pPr>
                        <w:pStyle w:val="Content"/>
                      </w:pPr>
                    </w:p>
                    <w:p w14:paraId="629B5461" w14:textId="77777777" w:rsidR="00BC5802" w:rsidRDefault="00BC5802" w:rsidP="00BC5802">
                      <w:pPr>
                        <w:pStyle w:val="Content"/>
                      </w:pPr>
                    </w:p>
                    <w:p w14:paraId="7C00ECB2" w14:textId="4BA3CCCF" w:rsidR="00BC5802" w:rsidRDefault="00BC5802" w:rsidP="00BC5802">
                      <w:pPr>
                        <w:pStyle w:val="Content"/>
                      </w:pPr>
                    </w:p>
                  </w:txbxContent>
                </v:textbox>
                <w10:anchorlock/>
              </v:shape>
            </w:pict>
          </mc:Fallback>
        </mc:AlternateContent>
      </w:r>
      <w:r>
        <w:rPr>
          <w:noProof/>
        </w:rPr>
        <w:t xml:space="preserve"> </w:t>
      </w:r>
    </w:p>
    <w:p w14:paraId="14185703" w14:textId="13504563" w:rsidR="00ED5D81" w:rsidRDefault="004F5E2A" w:rsidP="001F0AF0">
      <w:pPr>
        <w:spacing w:after="200"/>
      </w:pPr>
      <w:r w:rsidRPr="004F5E2A">
        <w:rPr>
          <w:noProof/>
        </w:rPr>
        <w:lastRenderedPageBreak/>
        <mc:AlternateContent>
          <mc:Choice Requires="wps">
            <w:drawing>
              <wp:inline distT="0" distB="0" distL="0" distR="0" wp14:anchorId="5B874226" wp14:editId="6F018A83">
                <wp:extent cx="3383280" cy="8692862"/>
                <wp:effectExtent l="0" t="0" r="0" b="0"/>
                <wp:docPr id="50" name="Text Box 50"/>
                <wp:cNvGraphicFramePr/>
                <a:graphic xmlns:a="http://schemas.openxmlformats.org/drawingml/2006/main">
                  <a:graphicData uri="http://schemas.microsoft.com/office/word/2010/wordprocessingShape">
                    <wps:wsp>
                      <wps:cNvSpPr txBox="1"/>
                      <wps:spPr>
                        <a:xfrm>
                          <a:off x="0" y="0"/>
                          <a:ext cx="3383280" cy="8692862"/>
                        </a:xfrm>
                        <a:prstGeom prst="rect">
                          <a:avLst/>
                        </a:prstGeom>
                        <a:noFill/>
                        <a:ln w="6350">
                          <a:noFill/>
                        </a:ln>
                      </wps:spPr>
                      <wps:txbx>
                        <w:txbxContent>
                          <w:p w14:paraId="3EC0B9CC" w14:textId="77777777" w:rsidR="004F5E2A" w:rsidRDefault="004F5E2A" w:rsidP="004F5E2A">
                            <w:pPr>
                              <w:pStyle w:val="Heading2"/>
                            </w:pPr>
                            <w:r>
                              <w:rPr>
                                <w:noProof/>
                              </w:rPr>
                              <w:drawing>
                                <wp:inline distT="0" distB="0" distL="0" distR="0" wp14:anchorId="165E318D" wp14:editId="369F9AA8">
                                  <wp:extent cx="2416260" cy="1489576"/>
                                  <wp:effectExtent l="0" t="0" r="3175" b="0"/>
                                  <wp:docPr id="51" name="Picture 3" descr="Diagram&#10;&#10;Description automatically generat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descr="Diagram&#10;&#10;Description automatically generated">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6252" cy="1495736"/>
                                          </a:xfrm>
                                          <a:prstGeom prst="rect">
                                            <a:avLst/>
                                          </a:prstGeom>
                                          <a:noFill/>
                                          <a:ln>
                                            <a:noFill/>
                                          </a:ln>
                                        </pic:spPr>
                                      </pic:pic>
                                    </a:graphicData>
                                  </a:graphic>
                                </wp:inline>
                              </w:drawing>
                            </w:r>
                          </w:p>
                          <w:p w14:paraId="02A4A766" w14:textId="77777777" w:rsidR="004F5E2A" w:rsidRPr="00454D57" w:rsidRDefault="004F5E2A" w:rsidP="004F5E2A">
                            <w:pPr>
                              <w:rPr>
                                <w:rFonts w:ascii="Arial" w:hAnsi="Arial" w:cs="Arial"/>
                                <w:b w:val="0"/>
                                <w:bCs/>
                                <w:sz w:val="16"/>
                                <w:szCs w:val="16"/>
                              </w:rPr>
                            </w:pPr>
                            <w:r>
                              <w:rPr>
                                <w:rFonts w:ascii="Arial" w:hAnsi="Arial" w:cs="Arial"/>
                                <w:b w:val="0"/>
                                <w:bCs/>
                                <w:sz w:val="16"/>
                                <w:szCs w:val="16"/>
                              </w:rPr>
                              <w:t>A</w:t>
                            </w:r>
                            <w:r w:rsidRPr="00454D57">
                              <w:rPr>
                                <w:rFonts w:ascii="Arial" w:hAnsi="Arial" w:cs="Arial"/>
                                <w:b w:val="0"/>
                                <w:bCs/>
                                <w:sz w:val="16"/>
                                <w:szCs w:val="16"/>
                              </w:rPr>
                              <w:t>ccess</w:t>
                            </w:r>
                            <w:r>
                              <w:rPr>
                                <w:rFonts w:ascii="Arial" w:hAnsi="Arial" w:cs="Arial"/>
                                <w:b w:val="0"/>
                                <w:bCs/>
                                <w:sz w:val="16"/>
                                <w:szCs w:val="16"/>
                              </w:rPr>
                              <w:t xml:space="preserve"> </w:t>
                            </w:r>
                            <w:r w:rsidRPr="00454D57">
                              <w:rPr>
                                <w:rFonts w:ascii="Arial" w:hAnsi="Arial" w:cs="Arial"/>
                                <w:b w:val="0"/>
                                <w:bCs/>
                                <w:sz w:val="16"/>
                                <w:szCs w:val="16"/>
                              </w:rPr>
                              <w:t>further reading by clicking on the image above.</w:t>
                            </w:r>
                          </w:p>
                          <w:p w14:paraId="01B6A7D6" w14:textId="77777777" w:rsidR="004F5E2A" w:rsidRPr="00375636" w:rsidRDefault="004F5E2A" w:rsidP="004F5E2A">
                            <w:pPr>
                              <w:rPr>
                                <w:color w:val="0065BA" w:themeColor="accent1" w:themeShade="BF"/>
                              </w:rPr>
                            </w:pPr>
                          </w:p>
                          <w:p w14:paraId="57515D90" w14:textId="77777777" w:rsidR="004F5E2A" w:rsidRPr="00375636" w:rsidRDefault="004F5E2A" w:rsidP="004F5E2A">
                            <w:pPr>
                              <w:pStyle w:val="Heading2"/>
                              <w:rPr>
                                <w:rFonts w:ascii="Arial" w:hAnsi="Arial" w:cs="Arial"/>
                                <w:color w:val="0065BA" w:themeColor="accent1" w:themeShade="BF"/>
                                <w:sz w:val="32"/>
                                <w:szCs w:val="32"/>
                              </w:rPr>
                            </w:pPr>
                            <w:r w:rsidRPr="00375636">
                              <w:rPr>
                                <w:rFonts w:ascii="Arial" w:hAnsi="Arial" w:cs="Arial"/>
                                <w:color w:val="0065BA" w:themeColor="accent1" w:themeShade="BF"/>
                                <w:sz w:val="32"/>
                                <w:szCs w:val="32"/>
                              </w:rPr>
                              <w:t>The difference between an algorithm and a flowchart</w:t>
                            </w:r>
                          </w:p>
                          <w:p w14:paraId="677F3D37" w14:textId="77777777" w:rsidR="004F5E2A" w:rsidRDefault="004F5E2A" w:rsidP="004F5E2A">
                            <w:pPr>
                              <w:pStyle w:val="ListBullet"/>
                            </w:pPr>
                            <w:r>
                              <w:t>An algorithm resolutes a problem while a flowchart shows the flow of data</w:t>
                            </w:r>
                          </w:p>
                          <w:p w14:paraId="175C4C5C" w14:textId="77777777" w:rsidR="004F5E2A" w:rsidRDefault="004F5E2A" w:rsidP="004F5E2A">
                            <w:pPr>
                              <w:pStyle w:val="ListBullet"/>
                            </w:pPr>
                            <w:r>
                              <w:t>Algorithms can be complex to construct while flowcharts are made easy to understand</w:t>
                            </w:r>
                          </w:p>
                          <w:p w14:paraId="4AEA360B" w14:textId="77777777" w:rsidR="004F5E2A" w:rsidRDefault="004F5E2A" w:rsidP="004F5E2A">
                            <w:pPr>
                              <w:pStyle w:val="ListBullet"/>
                            </w:pPr>
                            <w:r>
                              <w:t>Strings are used in algorithms as opposed to shapes and symboles in flowcharts</w:t>
                            </w:r>
                          </w:p>
                          <w:p w14:paraId="16282EEC" w14:textId="77777777" w:rsidR="004F5E2A" w:rsidRDefault="004F5E2A" w:rsidP="004F5E2A">
                            <w:pPr>
                              <w:pStyle w:val="ListBullet"/>
                            </w:pPr>
                            <w:r>
                              <w:t>On debugging flowcharts are harder than algorithms</w:t>
                            </w:r>
                          </w:p>
                          <w:p w14:paraId="1E9CCEEE" w14:textId="77777777" w:rsidR="004F5E2A" w:rsidRDefault="004F5E2A" w:rsidP="004F5E2A">
                            <w:pPr>
                              <w:pStyle w:val="ListBullet"/>
                              <w:numPr>
                                <w:ilvl w:val="0"/>
                                <w:numId w:val="0"/>
                              </w:numPr>
                              <w:ind w:left="360"/>
                            </w:pPr>
                          </w:p>
                          <w:p w14:paraId="00BB46F9" w14:textId="77777777" w:rsidR="004F5E2A" w:rsidRDefault="004F5E2A" w:rsidP="004F5E2A">
                            <w:pPr>
                              <w:pStyle w:val="Heading2"/>
                            </w:pPr>
                            <w:r>
                              <w:rPr>
                                <w:noProof/>
                              </w:rPr>
                              <w:drawing>
                                <wp:inline distT="0" distB="0" distL="0" distR="0" wp14:anchorId="23FCEDDC" wp14:editId="393DC7B2">
                                  <wp:extent cx="2454691" cy="2070340"/>
                                  <wp:effectExtent l="0" t="0" r="3175" b="635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1972" cy="2152389"/>
                                          </a:xfrm>
                                          <a:prstGeom prst="rect">
                                            <a:avLst/>
                                          </a:prstGeom>
                                          <a:noFill/>
                                          <a:ln>
                                            <a:noFill/>
                                          </a:ln>
                                        </pic:spPr>
                                      </pic:pic>
                                    </a:graphicData>
                                  </a:graphic>
                                </wp:inline>
                              </w:drawing>
                            </w:r>
                          </w:p>
                          <w:p w14:paraId="2B9E6F03" w14:textId="77777777" w:rsidR="004F5E2A" w:rsidRDefault="004F5E2A" w:rsidP="004F5E2A">
                            <w:pPr>
                              <w:pStyle w:val="Content"/>
                            </w:pPr>
                          </w:p>
                          <w:p w14:paraId="7815948A" w14:textId="77777777" w:rsidR="004F5E2A" w:rsidRDefault="004F5E2A" w:rsidP="004F5E2A">
                            <w:pPr>
                              <w:pStyle w:val="Content"/>
                            </w:pPr>
                          </w:p>
                          <w:p w14:paraId="6EF05E4A" w14:textId="77777777" w:rsidR="004F5E2A" w:rsidRDefault="004F5E2A" w:rsidP="004F5E2A">
                            <w:pPr>
                              <w:pStyle w:val="Content"/>
                            </w:pP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5B874226" id="Text Box 50" o:spid="_x0000_s1038" type="#_x0000_t202" style="width:266.4pt;height:6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" filled="f" stroked="f" strokeweight=".5pt">
                <v:textbox inset=",14.4pt">
                  <w:txbxContent>
                    <w:p w14:paraId="3EC0B9CC" w14:textId="77777777" w:rsidR="004F5E2A" w:rsidRDefault="004F5E2A" w:rsidP="004F5E2A">
                      <w:pPr>
                        <w:pStyle w:val="Heading2"/>
                      </w:pPr>
                      <w:r>
                        <w:rPr>
                          <w:noProof/>
                        </w:rPr>
                        <w:drawing>
                          <wp:inline distT="0" distB="0" distL="0" distR="0" wp14:anchorId="165E318D" wp14:editId="369F9AA8">
                            <wp:extent cx="2416260" cy="1489576"/>
                            <wp:effectExtent l="0" t="0" r="3175" b="0"/>
                            <wp:docPr id="51" name="Picture 3" descr="Diagram&#10;&#10;Description automatically generated">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descr="Diagram&#10;&#10;Description automatically generated">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26252" cy="1495736"/>
                                    </a:xfrm>
                                    <a:prstGeom prst="rect">
                                      <a:avLst/>
                                    </a:prstGeom>
                                    <a:noFill/>
                                    <a:ln>
                                      <a:noFill/>
                                    </a:ln>
                                  </pic:spPr>
                                </pic:pic>
                              </a:graphicData>
                            </a:graphic>
                          </wp:inline>
                        </w:drawing>
                      </w:r>
                    </w:p>
                    <w:p w14:paraId="02A4A766" w14:textId="77777777" w:rsidR="004F5E2A" w:rsidRPr="00454D57" w:rsidRDefault="004F5E2A" w:rsidP="004F5E2A">
                      <w:pPr>
                        <w:rPr>
                          <w:rFonts w:ascii="Arial" w:hAnsi="Arial" w:cs="Arial"/>
                          <w:b w:val="0"/>
                          <w:bCs/>
                          <w:sz w:val="16"/>
                          <w:szCs w:val="16"/>
                        </w:rPr>
                      </w:pPr>
                      <w:r>
                        <w:rPr>
                          <w:rFonts w:ascii="Arial" w:hAnsi="Arial" w:cs="Arial"/>
                          <w:b w:val="0"/>
                          <w:bCs/>
                          <w:sz w:val="16"/>
                          <w:szCs w:val="16"/>
                        </w:rPr>
                        <w:t>A</w:t>
                      </w:r>
                      <w:r w:rsidRPr="00454D57">
                        <w:rPr>
                          <w:rFonts w:ascii="Arial" w:hAnsi="Arial" w:cs="Arial"/>
                          <w:b w:val="0"/>
                          <w:bCs/>
                          <w:sz w:val="16"/>
                          <w:szCs w:val="16"/>
                        </w:rPr>
                        <w:t>ccess</w:t>
                      </w:r>
                      <w:r>
                        <w:rPr>
                          <w:rFonts w:ascii="Arial" w:hAnsi="Arial" w:cs="Arial"/>
                          <w:b w:val="0"/>
                          <w:bCs/>
                          <w:sz w:val="16"/>
                          <w:szCs w:val="16"/>
                        </w:rPr>
                        <w:t xml:space="preserve"> </w:t>
                      </w:r>
                      <w:r w:rsidRPr="00454D57">
                        <w:rPr>
                          <w:rFonts w:ascii="Arial" w:hAnsi="Arial" w:cs="Arial"/>
                          <w:b w:val="0"/>
                          <w:bCs/>
                          <w:sz w:val="16"/>
                          <w:szCs w:val="16"/>
                        </w:rPr>
                        <w:t>further reading by clicking on the image above.</w:t>
                      </w:r>
                    </w:p>
                    <w:p w14:paraId="01B6A7D6" w14:textId="77777777" w:rsidR="004F5E2A" w:rsidRPr="00375636" w:rsidRDefault="004F5E2A" w:rsidP="004F5E2A">
                      <w:pPr>
                        <w:rPr>
                          <w:color w:val="0065BA" w:themeColor="accent1" w:themeShade="BF"/>
                        </w:rPr>
                      </w:pPr>
                    </w:p>
                    <w:p w14:paraId="57515D90" w14:textId="77777777" w:rsidR="004F5E2A" w:rsidRPr="00375636" w:rsidRDefault="004F5E2A" w:rsidP="004F5E2A">
                      <w:pPr>
                        <w:pStyle w:val="Heading2"/>
                        <w:rPr>
                          <w:rFonts w:ascii="Arial" w:hAnsi="Arial" w:cs="Arial"/>
                          <w:color w:val="0065BA" w:themeColor="accent1" w:themeShade="BF"/>
                          <w:sz w:val="32"/>
                          <w:szCs w:val="32"/>
                        </w:rPr>
                      </w:pPr>
                      <w:r w:rsidRPr="00375636">
                        <w:rPr>
                          <w:rFonts w:ascii="Arial" w:hAnsi="Arial" w:cs="Arial"/>
                          <w:color w:val="0065BA" w:themeColor="accent1" w:themeShade="BF"/>
                          <w:sz w:val="32"/>
                          <w:szCs w:val="32"/>
                        </w:rPr>
                        <w:t>The difference between an algorithm and a flowchart</w:t>
                      </w:r>
                    </w:p>
                    <w:p w14:paraId="677F3D37" w14:textId="77777777" w:rsidR="004F5E2A" w:rsidRDefault="004F5E2A" w:rsidP="004F5E2A">
                      <w:pPr>
                        <w:pStyle w:val="ListBullet"/>
                      </w:pPr>
                      <w:r>
                        <w:t>An algorithm resolutes a problem while a flowchart shows the flow of data</w:t>
                      </w:r>
                    </w:p>
                    <w:p w14:paraId="175C4C5C" w14:textId="77777777" w:rsidR="004F5E2A" w:rsidRDefault="004F5E2A" w:rsidP="004F5E2A">
                      <w:pPr>
                        <w:pStyle w:val="ListBullet"/>
                      </w:pPr>
                      <w:r>
                        <w:t>Algorithms can be complex to construct while flowcharts are made easy to understand</w:t>
                      </w:r>
                    </w:p>
                    <w:p w14:paraId="4AEA360B" w14:textId="77777777" w:rsidR="004F5E2A" w:rsidRDefault="004F5E2A" w:rsidP="004F5E2A">
                      <w:pPr>
                        <w:pStyle w:val="ListBullet"/>
                      </w:pPr>
                      <w:r>
                        <w:t>Strings are used in algorithms as opposed to shapes and symboles in flowcharts</w:t>
                      </w:r>
                    </w:p>
                    <w:p w14:paraId="16282EEC" w14:textId="77777777" w:rsidR="004F5E2A" w:rsidRDefault="004F5E2A" w:rsidP="004F5E2A">
                      <w:pPr>
                        <w:pStyle w:val="ListBullet"/>
                      </w:pPr>
                      <w:r>
                        <w:t>On debugging flowcharts are harder than algorithms</w:t>
                      </w:r>
                    </w:p>
                    <w:p w14:paraId="1E9CCEEE" w14:textId="77777777" w:rsidR="004F5E2A" w:rsidRDefault="004F5E2A" w:rsidP="004F5E2A">
                      <w:pPr>
                        <w:pStyle w:val="ListBullet"/>
                        <w:numPr>
                          <w:ilvl w:val="0"/>
                          <w:numId w:val="0"/>
                        </w:numPr>
                        <w:ind w:left="360"/>
                      </w:pPr>
                    </w:p>
                    <w:p w14:paraId="00BB46F9" w14:textId="77777777" w:rsidR="004F5E2A" w:rsidRDefault="004F5E2A" w:rsidP="004F5E2A">
                      <w:pPr>
                        <w:pStyle w:val="Heading2"/>
                      </w:pPr>
                      <w:r>
                        <w:rPr>
                          <w:noProof/>
                        </w:rPr>
                        <w:drawing>
                          <wp:inline distT="0" distB="0" distL="0" distR="0" wp14:anchorId="23FCEDDC" wp14:editId="393DC7B2">
                            <wp:extent cx="2454691" cy="2070340"/>
                            <wp:effectExtent l="0" t="0" r="3175" b="635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1972" cy="2152389"/>
                                    </a:xfrm>
                                    <a:prstGeom prst="rect">
                                      <a:avLst/>
                                    </a:prstGeom>
                                    <a:noFill/>
                                    <a:ln>
                                      <a:noFill/>
                                    </a:ln>
                                  </pic:spPr>
                                </pic:pic>
                              </a:graphicData>
                            </a:graphic>
                          </wp:inline>
                        </w:drawing>
                      </w:r>
                    </w:p>
                    <w:p w14:paraId="2B9E6F03" w14:textId="77777777" w:rsidR="004F5E2A" w:rsidRDefault="004F5E2A" w:rsidP="004F5E2A">
                      <w:pPr>
                        <w:pStyle w:val="Content"/>
                      </w:pPr>
                    </w:p>
                    <w:p w14:paraId="7815948A" w14:textId="77777777" w:rsidR="004F5E2A" w:rsidRDefault="004F5E2A" w:rsidP="004F5E2A">
                      <w:pPr>
                        <w:pStyle w:val="Content"/>
                      </w:pPr>
                    </w:p>
                    <w:p w14:paraId="6EF05E4A" w14:textId="77777777" w:rsidR="004F5E2A" w:rsidRDefault="004F5E2A" w:rsidP="004F5E2A">
                      <w:pPr>
                        <w:pStyle w:val="Content"/>
                      </w:pPr>
                    </w:p>
                  </w:txbxContent>
                </v:textbox>
                <w10:anchorlock/>
              </v:shape>
            </w:pict>
          </mc:Fallback>
        </mc:AlternateContent>
      </w:r>
      <w:del w:id="4" w:author="Parisa Azimivahdat" w:date="2023-02-07T06:43:00Z">
        <w:r w:rsidRPr="004F5E2A">
          <w:rPr>
            <w:noProof/>
          </w:rPr>
          <mc:AlternateContent>
            <mc:Choice Requires="wps">
              <w:drawing>
                <wp:inline distT="0" distB="0" distL="0" distR="0" wp14:anchorId="0982A1F0" wp14:editId="738B25CA">
                  <wp:extent cx="2857500" cy="8594725"/>
                  <wp:effectExtent l="0" t="0" r="0" b="0"/>
                  <wp:docPr id="53" name="Text Box 53"/>
                  <wp:cNvGraphicFramePr/>
                  <a:graphic xmlns:a="http://schemas.openxmlformats.org/drawingml/2006/main">
                    <a:graphicData uri="http://schemas.microsoft.com/office/word/2010/wordprocessingShape">
                      <wps:wsp>
                        <wps:cNvSpPr txBox="1"/>
                        <wps:spPr>
                          <a:xfrm>
                            <a:off x="0" y="0"/>
                            <a:ext cx="2857500" cy="8594725"/>
                          </a:xfrm>
                          <a:prstGeom prst="rect">
                            <a:avLst/>
                          </a:prstGeom>
                          <a:noFill/>
                          <a:ln w="6350">
                            <a:noFill/>
                          </a:ln>
                        </wps:spPr>
                        <wps:txbx>
                          <w:txbxContent>
                            <w:p w14:paraId="287E6BD0" w14:textId="77777777" w:rsidR="004F5E2A" w:rsidRPr="00375636" w:rsidRDefault="004F5E2A" w:rsidP="004F5E2A">
                              <w:pPr>
                                <w:pStyle w:val="Heading2"/>
                                <w:rPr>
                                  <w:rFonts w:ascii="Arial" w:hAnsi="Arial" w:cs="Arial"/>
                                  <w:color w:val="0065BA" w:themeColor="accent1" w:themeShade="BF"/>
                                  <w:sz w:val="32"/>
                                  <w:szCs w:val="32"/>
                                </w:rPr>
                              </w:pPr>
                              <w:r w:rsidRPr="00375636">
                                <w:rPr>
                                  <w:rFonts w:ascii="Arial" w:hAnsi="Arial" w:cs="Arial"/>
                                  <w:color w:val="0065BA" w:themeColor="accent1" w:themeShade="BF"/>
                                  <w:sz w:val="32"/>
                                  <w:szCs w:val="32"/>
                                </w:rPr>
                                <w:t>Sorting Techniques</w:t>
                              </w:r>
                            </w:p>
                            <w:p w14:paraId="14FAD50B" w14:textId="77777777" w:rsidR="004F5E2A" w:rsidRDefault="004F5E2A" w:rsidP="004F5E2A">
                              <w:pPr>
                                <w:pStyle w:val="ListBullet"/>
                              </w:pPr>
                              <w:r>
                                <w:t>Bubble sort: orders the list by comparing adjacent elements one by one throughout the list.</w:t>
                              </w:r>
                            </w:p>
                            <w:p w14:paraId="75CBCF99" w14:textId="77777777" w:rsidR="004F5E2A" w:rsidRDefault="004F5E2A" w:rsidP="004F5E2A">
                              <w:pPr>
                                <w:pStyle w:val="ListBullet"/>
                              </w:pPr>
                              <w:r>
                                <w:t xml:space="preserve">Merge Sort: Repeatedly dividing the list in half and sorting it until all elements are separated and ordered. </w:t>
                              </w:r>
                            </w:p>
                            <w:p w14:paraId="26E82129" w14:textId="77777777" w:rsidR="004F5E2A" w:rsidRDefault="004F5E2A" w:rsidP="004F5E2A">
                              <w:pPr>
                                <w:pStyle w:val="ListBullet"/>
                              </w:pPr>
                              <w:r>
                                <w:t>Insertion Sort: sorts the list by looking for the greater value and placing it in order, starting from the second and comparing it with the previous value in the list.</w:t>
                              </w:r>
                            </w:p>
                            <w:p w14:paraId="324CF00C" w14:textId="77777777" w:rsidR="004F5E2A" w:rsidRDefault="004F5E2A" w:rsidP="004F5E2A">
                              <w:pPr>
                                <w:pStyle w:val="ListBullet"/>
                              </w:pPr>
                              <w:r>
                                <w:t>Selection Sort: The list is put in two stacks, the sorted and the unsorted, and then ordered step by step.</w:t>
                              </w:r>
                            </w:p>
                            <w:p w14:paraId="4CA1C125" w14:textId="77777777" w:rsidR="004F5E2A" w:rsidRDefault="004F5E2A" w:rsidP="004F5E2A">
                              <w:pPr>
                                <w:pStyle w:val="ListBullet"/>
                              </w:pPr>
                              <w:r>
                                <w:t xml:space="preserve">Quick Sort: similar to merge sort, the array is sorted by a selected pivot value which all other elements are compared to and ordered by. </w:t>
                              </w:r>
                            </w:p>
                            <w:p w14:paraId="747B7889" w14:textId="77777777" w:rsidR="004F5E2A" w:rsidRDefault="004F5E2A" w:rsidP="004F5E2A">
                              <w:pPr>
                                <w:pStyle w:val="ListBullet"/>
                                <w:numPr>
                                  <w:ilvl w:val="0"/>
                                  <w:numId w:val="0"/>
                                </w:numPr>
                                <w:ind w:left="360"/>
                              </w:pPr>
                            </w:p>
                            <w:p w14:paraId="3FCC26A4" w14:textId="77777777" w:rsidR="004F5E2A" w:rsidRDefault="004F5E2A" w:rsidP="004F5E2A">
                              <w:pPr>
                                <w:pStyle w:val="Heading2"/>
                              </w:pPr>
                              <w:r w:rsidRPr="00375636">
                                <w:rPr>
                                  <w:rFonts w:ascii="Arial" w:hAnsi="Arial" w:cs="Arial"/>
                                  <w:color w:val="0065BA" w:themeColor="accent1" w:themeShade="BF"/>
                                  <w:sz w:val="32"/>
                                  <w:szCs w:val="32"/>
                                </w:rPr>
                                <w:t>Boolean Logic</w:t>
                              </w:r>
                              <w:r>
                                <w:rPr>
                                  <w:noProof/>
                                </w:rPr>
                                <w:drawing>
                                  <wp:inline distT="0" distB="0" distL="0" distR="0" wp14:anchorId="786277D2" wp14:editId="749BAD32">
                                    <wp:extent cx="2668270" cy="1584325"/>
                                    <wp:effectExtent l="0" t="0" r="0" b="0"/>
                                    <wp:docPr id="54" name="Picture 54" descr="Two-input Boolean logic functions at the single promoter level i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o-input Boolean logic functions at the single promoter level in... |  Download Scientific 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8270" cy="1584325"/>
                                            </a:xfrm>
                                            <a:prstGeom prst="rect">
                                              <a:avLst/>
                                            </a:prstGeom>
                                            <a:noFill/>
                                            <a:ln>
                                              <a:noFill/>
                                            </a:ln>
                                          </pic:spPr>
                                        </pic:pic>
                                      </a:graphicData>
                                    </a:graphic>
                                  </wp:inline>
                                </w:drawing>
                              </w:r>
                            </w:p>
                            <w:p w14:paraId="15F3399F" w14:textId="77777777" w:rsidR="004F5E2A" w:rsidRDefault="004F5E2A" w:rsidP="004F5E2A">
                              <w:pPr>
                                <w:pStyle w:val="Content"/>
                              </w:pPr>
                            </w:p>
                            <w:p w14:paraId="2EF64CA6" w14:textId="77777777" w:rsidR="004F5E2A" w:rsidRDefault="004F5E2A" w:rsidP="004F5E2A">
                              <w:pPr>
                                <w:pStyle w:val="Content"/>
                              </w:pPr>
                            </w:p>
                            <w:p w14:paraId="39E74583" w14:textId="77777777" w:rsidR="004F5E2A" w:rsidRDefault="004F5E2A" w:rsidP="004F5E2A">
                              <w:pPr>
                                <w:pStyle w:val="Content"/>
                              </w:pP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0982A1F0" id="Text Box 53" o:spid="_x0000_s1039" type="#_x0000_t202" style="width:225pt;height:67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" filled="f" stroked="f" strokeweight=".5pt">
                  <v:textbox inset=",14.4pt">
                    <w:txbxContent>
                      <w:p w14:paraId="287E6BD0" w14:textId="77777777" w:rsidR="004F5E2A" w:rsidRPr="00375636" w:rsidRDefault="004F5E2A" w:rsidP="004F5E2A">
                        <w:pPr>
                          <w:pStyle w:val="Heading2"/>
                          <w:rPr>
                            <w:rFonts w:ascii="Arial" w:hAnsi="Arial" w:cs="Arial"/>
                            <w:color w:val="0065BA" w:themeColor="accent1" w:themeShade="BF"/>
                            <w:sz w:val="32"/>
                            <w:szCs w:val="32"/>
                          </w:rPr>
                        </w:pPr>
                        <w:r w:rsidRPr="00375636">
                          <w:rPr>
                            <w:rFonts w:ascii="Arial" w:hAnsi="Arial" w:cs="Arial"/>
                            <w:color w:val="0065BA" w:themeColor="accent1" w:themeShade="BF"/>
                            <w:sz w:val="32"/>
                            <w:szCs w:val="32"/>
                          </w:rPr>
                          <w:t>Sorting Techniques</w:t>
                        </w:r>
                      </w:p>
                      <w:p w14:paraId="14FAD50B" w14:textId="77777777" w:rsidR="004F5E2A" w:rsidRDefault="004F5E2A" w:rsidP="004F5E2A">
                        <w:pPr>
                          <w:pStyle w:val="ListBullet"/>
                        </w:pPr>
                        <w:r>
                          <w:t>Bubble sort: orders the list by comparing adjacent elements one by one throughout the list.</w:t>
                        </w:r>
                      </w:p>
                      <w:p w14:paraId="75CBCF99" w14:textId="77777777" w:rsidR="004F5E2A" w:rsidRDefault="004F5E2A" w:rsidP="004F5E2A">
                        <w:pPr>
                          <w:pStyle w:val="ListBullet"/>
                        </w:pPr>
                        <w:r>
                          <w:t xml:space="preserve">Merge Sort: Repeatedly dividing the list in half and sorting it until all elements are separated and ordered. </w:t>
                        </w:r>
                      </w:p>
                      <w:p w14:paraId="26E82129" w14:textId="77777777" w:rsidR="004F5E2A" w:rsidRDefault="004F5E2A" w:rsidP="004F5E2A">
                        <w:pPr>
                          <w:pStyle w:val="ListBullet"/>
                        </w:pPr>
                        <w:r>
                          <w:t>Insertion Sort: sorts the list by looking for the greater value and placing it in order, starting from the second and comparing it with the previous value in the list.</w:t>
                        </w:r>
                      </w:p>
                      <w:p w14:paraId="324CF00C" w14:textId="77777777" w:rsidR="004F5E2A" w:rsidRDefault="004F5E2A" w:rsidP="004F5E2A">
                        <w:pPr>
                          <w:pStyle w:val="ListBullet"/>
                        </w:pPr>
                        <w:r>
                          <w:t>Selection Sort: The list is put in two stacks, the sorted and the unsorted, and then ordered step by step.</w:t>
                        </w:r>
                      </w:p>
                      <w:p w14:paraId="4CA1C125" w14:textId="77777777" w:rsidR="004F5E2A" w:rsidRDefault="004F5E2A" w:rsidP="004F5E2A">
                        <w:pPr>
                          <w:pStyle w:val="ListBullet"/>
                        </w:pPr>
                        <w:r>
                          <w:t xml:space="preserve">Quick Sort: similar to merge sort, the array is sorted by a selected pivot value which all other elements are compared to and ordered by. </w:t>
                        </w:r>
                      </w:p>
                      <w:p w14:paraId="747B7889" w14:textId="77777777" w:rsidR="004F5E2A" w:rsidRDefault="004F5E2A" w:rsidP="004F5E2A">
                        <w:pPr>
                          <w:pStyle w:val="ListBullet"/>
                          <w:numPr>
                            <w:ilvl w:val="0"/>
                            <w:numId w:val="0"/>
                          </w:numPr>
                          <w:ind w:left="360"/>
                        </w:pPr>
                      </w:p>
                      <w:p w14:paraId="3FCC26A4" w14:textId="77777777" w:rsidR="004F5E2A" w:rsidRDefault="004F5E2A" w:rsidP="004F5E2A">
                        <w:pPr>
                          <w:pStyle w:val="Heading2"/>
                        </w:pPr>
                        <w:r w:rsidRPr="00375636">
                          <w:rPr>
                            <w:rFonts w:ascii="Arial" w:hAnsi="Arial" w:cs="Arial"/>
                            <w:color w:val="0065BA" w:themeColor="accent1" w:themeShade="BF"/>
                            <w:sz w:val="32"/>
                            <w:szCs w:val="32"/>
                          </w:rPr>
                          <w:t>Boolean Logic</w:t>
                        </w:r>
                        <w:r>
                          <w:rPr>
                            <w:noProof/>
                          </w:rPr>
                          <w:drawing>
                            <wp:inline distT="0" distB="0" distL="0" distR="0" wp14:anchorId="786277D2" wp14:editId="749BAD32">
                              <wp:extent cx="2668270" cy="1584325"/>
                              <wp:effectExtent l="0" t="0" r="0" b="0"/>
                              <wp:docPr id="54" name="Picture 54" descr="Two-input Boolean logic functions at the single promoter level i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o-input Boolean logic functions at the single promoter level in... |  Download Scientific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8270" cy="1584325"/>
                                      </a:xfrm>
                                      <a:prstGeom prst="rect">
                                        <a:avLst/>
                                      </a:prstGeom>
                                      <a:noFill/>
                                      <a:ln>
                                        <a:noFill/>
                                      </a:ln>
                                    </pic:spPr>
                                  </pic:pic>
                                </a:graphicData>
                              </a:graphic>
                            </wp:inline>
                          </w:drawing>
                        </w:r>
                      </w:p>
                      <w:p w14:paraId="15F3399F" w14:textId="77777777" w:rsidR="004F5E2A" w:rsidRDefault="004F5E2A" w:rsidP="004F5E2A">
                        <w:pPr>
                          <w:pStyle w:val="Content"/>
                        </w:pPr>
                      </w:p>
                      <w:p w14:paraId="2EF64CA6" w14:textId="77777777" w:rsidR="004F5E2A" w:rsidRDefault="004F5E2A" w:rsidP="004F5E2A">
                        <w:pPr>
                          <w:pStyle w:val="Content"/>
                        </w:pPr>
                      </w:p>
                      <w:p w14:paraId="39E74583" w14:textId="77777777" w:rsidR="004F5E2A" w:rsidRDefault="004F5E2A" w:rsidP="004F5E2A">
                        <w:pPr>
                          <w:pStyle w:val="Content"/>
                        </w:pPr>
                      </w:p>
                    </w:txbxContent>
                  </v:textbox>
                  <w10:anchorlock/>
                </v:shape>
              </w:pict>
            </mc:Fallback>
          </mc:AlternateContent>
        </w:r>
      </w:del>
    </w:p>
    <w:p w14:paraId="0D2C2F19" w14:textId="4DF93146" w:rsidR="00ED5D81" w:rsidRDefault="004F5E2A" w:rsidP="001F0AF0">
      <w:pPr>
        <w:spacing w:after="200"/>
      </w:pPr>
      <w:r w:rsidRPr="004F5E2A">
        <w:rPr>
          <w:noProof/>
        </w:rPr>
        <w:lastRenderedPageBreak/>
        <mc:AlternateContent>
          <mc:Choice Requires="wps">
            <w:drawing>
              <wp:inline distT="0" distB="0" distL="0" distR="0" wp14:anchorId="6BE43367" wp14:editId="120FDA10">
                <wp:extent cx="6408511" cy="7480453"/>
                <wp:effectExtent l="0" t="0" r="0" b="6350"/>
                <wp:docPr id="3" name="Text Box 3"/>
                <wp:cNvGraphicFramePr/>
                <a:graphic xmlns:a="http://schemas.openxmlformats.org/drawingml/2006/main">
                  <a:graphicData uri="http://schemas.microsoft.com/office/word/2010/wordprocessingShape">
                    <wps:wsp>
                      <wps:cNvSpPr txBox="1"/>
                      <wps:spPr>
                        <a:xfrm>
                          <a:off x="0" y="0"/>
                          <a:ext cx="6408511" cy="7480453"/>
                        </a:xfrm>
                        <a:prstGeom prst="rect">
                          <a:avLst/>
                        </a:prstGeom>
                        <a:noFill/>
                        <a:ln w="6350">
                          <a:noFill/>
                        </a:ln>
                      </wps:spPr>
                      <wps:txbx>
                        <w:txbxContent>
                          <w:p w14:paraId="3AB1480F" w14:textId="0C161D6F" w:rsidR="00A053D3" w:rsidRDefault="00A053D3" w:rsidP="004F5E2A">
                            <w:pPr>
                              <w:pStyle w:val="Heading2"/>
                              <w:rPr>
                                <w:color w:val="auto"/>
                              </w:rPr>
                            </w:pPr>
                            <w:r w:rsidRPr="00C6005A">
                              <w:rPr>
                                <w:color w:val="auto"/>
                              </w:rPr>
                              <w:t xml:space="preserve">CHAPTER </w:t>
                            </w:r>
                            <w:r>
                              <w:rPr>
                                <w:color w:val="auto"/>
                              </w:rPr>
                              <w:t>2</w:t>
                            </w:r>
                          </w:p>
                          <w:p w14:paraId="0181C97B" w14:textId="77777777" w:rsidR="00A053D3" w:rsidRPr="00A053D3" w:rsidRDefault="00A053D3" w:rsidP="00A053D3"/>
                          <w:p w14:paraId="1D2C25D0" w14:textId="5DAC6BD2" w:rsidR="004F5E2A" w:rsidRPr="00927A44" w:rsidRDefault="004F5E2A" w:rsidP="004F5E2A">
                            <w:pPr>
                              <w:pStyle w:val="Heading2"/>
                              <w:rPr>
                                <w:rFonts w:ascii="Arial" w:hAnsi="Arial" w:cs="Arial"/>
                                <w:color w:val="0065BA" w:themeColor="accent1" w:themeShade="BF"/>
                                <w:sz w:val="32"/>
                                <w:szCs w:val="32"/>
                              </w:rPr>
                            </w:pPr>
                            <w:r>
                              <w:rPr>
                                <w:rFonts w:ascii="Arial" w:hAnsi="Arial" w:cs="Arial"/>
                                <w:color w:val="0065BA" w:themeColor="accent1" w:themeShade="BF"/>
                                <w:sz w:val="32"/>
                                <w:szCs w:val="32"/>
                              </w:rPr>
                              <w:t xml:space="preserve">IT Laws and Regulations </w:t>
                            </w:r>
                          </w:p>
                          <w:p w14:paraId="41B3658B" w14:textId="77777777" w:rsidR="004F5E2A" w:rsidRPr="009C036A" w:rsidRDefault="004F5E2A" w:rsidP="004F5E2A">
                            <w:pPr>
                              <w:suppressAutoHyphens/>
                              <w:autoSpaceDN w:val="0"/>
                              <w:spacing w:after="160" w:line="256" w:lineRule="auto"/>
                              <w:rPr>
                                <w:rFonts w:ascii="Arial" w:hAnsi="Arial" w:cs="Arial"/>
                                <w:b w:val="0"/>
                                <w:bCs/>
                              </w:rPr>
                            </w:pPr>
                            <w:r w:rsidRPr="009C036A">
                              <w:rPr>
                                <w:rFonts w:ascii="Arial" w:hAnsi="Arial" w:cs="Arial"/>
                                <w:b w:val="0"/>
                                <w:bCs/>
                              </w:rPr>
                              <w:t xml:space="preserve">The expansion of use of technical devices, from personal computers to IoT sensors and the amount of data available has been regulated by a set of protective laws. </w:t>
                            </w:r>
                            <w:r>
                              <w:rPr>
                                <w:rFonts w:ascii="Arial" w:hAnsi="Arial" w:cs="Arial"/>
                                <w:b w:val="0"/>
                                <w:bCs/>
                              </w:rPr>
                              <w:t>These laws are concerning users’ data, users’ rights, definition of cybercrime and health and safety regarding IT.</w:t>
                            </w:r>
                          </w:p>
                          <w:p w14:paraId="1A4B5C31" w14:textId="77777777" w:rsidR="004F5E2A" w:rsidRPr="00927A44" w:rsidRDefault="004F5E2A" w:rsidP="004F5E2A">
                            <w:pPr>
                              <w:pStyle w:val="Heading2"/>
                              <w:rPr>
                                <w:rFonts w:ascii="Arial" w:hAnsi="Arial" w:cs="Arial"/>
                                <w:color w:val="0065BA" w:themeColor="accent1" w:themeShade="BF"/>
                                <w:sz w:val="32"/>
                                <w:szCs w:val="32"/>
                              </w:rPr>
                            </w:pPr>
                            <w:bookmarkStart w:id="5" w:name="_Hlk126644665"/>
                            <w:r w:rsidRPr="00927A44">
                              <w:rPr>
                                <w:rFonts w:ascii="Arial" w:hAnsi="Arial" w:cs="Arial"/>
                                <w:color w:val="0065BA" w:themeColor="accent1" w:themeShade="BF"/>
                                <w:sz w:val="32"/>
                                <w:szCs w:val="32"/>
                              </w:rPr>
                              <w:t>Phishing and Social engineering attacks</w:t>
                            </w:r>
                          </w:p>
                          <w:bookmarkEnd w:id="5"/>
                          <w:p w14:paraId="581C7D58" w14:textId="77777777" w:rsidR="004F5E2A" w:rsidRPr="00C16701" w:rsidRDefault="004F5E2A" w:rsidP="004F5E2A">
                            <w:pPr>
                              <w:rPr>
                                <w:rFonts w:ascii="Arial" w:hAnsi="Arial" w:cs="Arial"/>
                                <w:b w:val="0"/>
                                <w:bCs/>
                                <w:sz w:val="24"/>
                                <w:szCs w:val="24"/>
                              </w:rPr>
                            </w:pPr>
                            <w:r w:rsidRPr="00C16701">
                              <w:rPr>
                                <w:rFonts w:ascii="Arial" w:hAnsi="Arial" w:cs="Arial"/>
                                <w:b w:val="0"/>
                                <w:bCs/>
                                <w:sz w:val="24"/>
                                <w:szCs w:val="24"/>
                              </w:rPr>
                              <w:t xml:space="preserve">An effective way to bypass the security controls put in place to protect </w:t>
                            </w:r>
                            <w:proofErr w:type="spellStart"/>
                            <w:r w:rsidRPr="00C16701">
                              <w:rPr>
                                <w:rFonts w:ascii="Arial" w:hAnsi="Arial" w:cs="Arial"/>
                                <w:b w:val="0"/>
                                <w:bCs/>
                                <w:sz w:val="24"/>
                                <w:szCs w:val="24"/>
                              </w:rPr>
                              <w:t>organisations</w:t>
                            </w:r>
                            <w:proofErr w:type="spellEnd"/>
                            <w:r w:rsidRPr="00C16701">
                              <w:rPr>
                                <w:rFonts w:ascii="Arial" w:hAnsi="Arial" w:cs="Arial"/>
                                <w:b w:val="0"/>
                                <w:bCs/>
                                <w:sz w:val="24"/>
                                <w:szCs w:val="24"/>
                              </w:rPr>
                              <w:t xml:space="preserve"> is to ‘</w:t>
                            </w:r>
                            <w:hyperlink r:id="rId35" w:history="1">
                              <w:r w:rsidRPr="00C16701">
                                <w:rPr>
                                  <w:rStyle w:val="Hyperlink"/>
                                  <w:rFonts w:ascii="Arial" w:hAnsi="Arial" w:cs="Arial"/>
                                  <w:b w:val="0"/>
                                  <w:bCs/>
                                  <w:sz w:val="24"/>
                                  <w:szCs w:val="24"/>
                                </w:rPr>
                                <w:t>trick</w:t>
                              </w:r>
                            </w:hyperlink>
                            <w:r w:rsidRPr="00C16701">
                              <w:rPr>
                                <w:rFonts w:ascii="Arial" w:hAnsi="Arial" w:cs="Arial"/>
                                <w:b w:val="0"/>
                                <w:bCs/>
                                <w:sz w:val="24"/>
                                <w:szCs w:val="24"/>
                              </w:rPr>
                              <w:t>’ data owners into trusting the attackers. This will result in leaking of crucial data which will identify an attacker falsely as for example the owner of an account.</w:t>
                            </w:r>
                            <w:r>
                              <w:rPr>
                                <w:rFonts w:ascii="Arial" w:hAnsi="Arial" w:cs="Arial"/>
                                <w:b w:val="0"/>
                                <w:bCs/>
                                <w:sz w:val="24"/>
                                <w:szCs w:val="24"/>
                              </w:rPr>
                              <w:t xml:space="preserve"> The users will reveal their protected data believing to aid legit professionals. The stronger this belief is the longer the attacker has before a security alarm is made.</w:t>
                            </w:r>
                          </w:p>
                          <w:p w14:paraId="580185FD" w14:textId="77777777" w:rsidR="004F5E2A" w:rsidRPr="00927A44" w:rsidRDefault="004F5E2A" w:rsidP="004F5E2A">
                            <w:pPr>
                              <w:pStyle w:val="Heading2"/>
                              <w:rPr>
                                <w:rFonts w:ascii="Arial" w:hAnsi="Arial" w:cs="Arial"/>
                                <w:color w:val="0065BA" w:themeColor="accent1" w:themeShade="BF"/>
                                <w:sz w:val="32"/>
                                <w:szCs w:val="32"/>
                              </w:rPr>
                            </w:pPr>
                            <w:r w:rsidRPr="00927A44">
                              <w:rPr>
                                <w:rFonts w:ascii="Arial" w:hAnsi="Arial" w:cs="Arial"/>
                                <w:color w:val="0065BA" w:themeColor="accent1" w:themeShade="BF"/>
                                <w:sz w:val="32"/>
                                <w:szCs w:val="32"/>
                              </w:rPr>
                              <w:t>The CIA triad</w:t>
                            </w:r>
                          </w:p>
                          <w:p w14:paraId="4D7E1FC3" w14:textId="77777777" w:rsidR="004F5E2A" w:rsidRDefault="004F5E2A" w:rsidP="004F5E2A">
                            <w:pPr>
                              <w:pStyle w:val="Content"/>
                              <w:spacing w:after="240"/>
                            </w:pPr>
                            <w:proofErr w:type="spellStart"/>
                            <w:r>
                              <w:t>Organisations</w:t>
                            </w:r>
                            <w:proofErr w:type="spellEnd"/>
                            <w:r>
                              <w:t xml:space="preserve"> use the </w:t>
                            </w:r>
                            <w:hyperlink r:id="rId36" w:anchor=":~:text=Confidentiality%2C%20integrity%20and%20availability%2C%20also,with%20the%20Central%20Intelligence%20Agency." w:history="1">
                              <w:r w:rsidRPr="00D07291">
                                <w:rPr>
                                  <w:rStyle w:val="Hyperlink"/>
                                </w:rPr>
                                <w:t>CIA Triad</w:t>
                              </w:r>
                            </w:hyperlink>
                            <w:r>
                              <w:t xml:space="preserve"> model to guide policies to implement information security in the work place and for their users. The CIA Triad is consisting of:</w:t>
                            </w:r>
                          </w:p>
                          <w:p w14:paraId="7A956868" w14:textId="77777777" w:rsidR="004F5E2A" w:rsidRDefault="004F5E2A" w:rsidP="004F5E2A">
                            <w:pPr>
                              <w:pStyle w:val="ListBullet"/>
                            </w:pPr>
                            <w:r>
                              <w:t>Confidentiality of information</w:t>
                            </w:r>
                          </w:p>
                          <w:p w14:paraId="50D3658D" w14:textId="77777777" w:rsidR="004F5E2A" w:rsidRDefault="004F5E2A" w:rsidP="004F5E2A">
                            <w:pPr>
                              <w:pStyle w:val="ListBullet"/>
                            </w:pPr>
                            <w:r>
                              <w:t>Integrity of data</w:t>
                            </w:r>
                          </w:p>
                          <w:p w14:paraId="58EBB128" w14:textId="77777777" w:rsidR="004F5E2A" w:rsidRDefault="004F5E2A" w:rsidP="004F5E2A">
                            <w:pPr>
                              <w:pStyle w:val="ListBullet"/>
                            </w:pPr>
                            <w:r>
                              <w:t>Availability of resources</w:t>
                            </w:r>
                          </w:p>
                          <w:p w14:paraId="64F82AB0" w14:textId="77777777" w:rsidR="004F5E2A" w:rsidRDefault="004F5E2A" w:rsidP="004F5E2A">
                            <w:pPr>
                              <w:pStyle w:val="Content"/>
                            </w:pPr>
                          </w:p>
                          <w:p w14:paraId="1F8A9601" w14:textId="77777777" w:rsidR="004F5E2A" w:rsidRPr="00927A44" w:rsidRDefault="004F5E2A" w:rsidP="004F5E2A">
                            <w:pPr>
                              <w:pStyle w:val="Heading2"/>
                              <w:rPr>
                                <w:rFonts w:ascii="Arial" w:hAnsi="Arial" w:cs="Arial"/>
                                <w:color w:val="0065BA" w:themeColor="accent1" w:themeShade="BF"/>
                                <w:sz w:val="32"/>
                                <w:szCs w:val="32"/>
                              </w:rPr>
                            </w:pPr>
                            <w:r w:rsidRPr="00927A44">
                              <w:rPr>
                                <w:rFonts w:ascii="Arial" w:hAnsi="Arial" w:cs="Arial"/>
                                <w:color w:val="0065BA" w:themeColor="accent1" w:themeShade="BF"/>
                                <w:sz w:val="32"/>
                                <w:szCs w:val="32"/>
                              </w:rPr>
                              <w:t>Cloud Security Controls</w:t>
                            </w:r>
                          </w:p>
                          <w:p w14:paraId="22A965B4" w14:textId="77777777" w:rsidR="004F5E2A" w:rsidRPr="00155ED4" w:rsidRDefault="004F5E2A" w:rsidP="004F5E2A">
                            <w:pPr>
                              <w:rPr>
                                <w:rFonts w:ascii="Arial" w:hAnsi="Arial" w:cs="Arial"/>
                                <w:b w:val="0"/>
                                <w:bCs/>
                                <w:sz w:val="24"/>
                                <w:szCs w:val="24"/>
                              </w:rPr>
                            </w:pPr>
                            <w:r w:rsidRPr="00155ED4">
                              <w:rPr>
                                <w:rFonts w:ascii="Arial" w:hAnsi="Arial" w:cs="Arial"/>
                                <w:b w:val="0"/>
                                <w:bCs/>
                                <w:sz w:val="24"/>
                                <w:szCs w:val="24"/>
                              </w:rPr>
                              <w:t xml:space="preserve">There are four common </w:t>
                            </w:r>
                            <w:hyperlink r:id="rId37" w:history="1">
                              <w:r w:rsidRPr="00155ED4">
                                <w:rPr>
                                  <w:rStyle w:val="Hyperlink"/>
                                  <w:rFonts w:ascii="Arial" w:hAnsi="Arial" w:cs="Arial"/>
                                  <w:b w:val="0"/>
                                  <w:bCs/>
                                  <w:sz w:val="24"/>
                                  <w:szCs w:val="24"/>
                                </w:rPr>
                                <w:t>cloud security controls</w:t>
                              </w:r>
                            </w:hyperlink>
                            <w:r w:rsidRPr="00155ED4">
                              <w:rPr>
                                <w:rFonts w:ascii="Arial" w:hAnsi="Arial" w:cs="Arial"/>
                                <w:b w:val="0"/>
                                <w:bCs/>
                                <w:sz w:val="24"/>
                                <w:szCs w:val="24"/>
                              </w:rPr>
                              <w:t xml:space="preserve"> in place to protect the cloud.</w:t>
                            </w:r>
                          </w:p>
                          <w:p w14:paraId="57AF6CDA" w14:textId="77777777" w:rsidR="004F5E2A" w:rsidRPr="00155ED4" w:rsidRDefault="004F5E2A" w:rsidP="004F5E2A">
                            <w:pPr>
                              <w:rPr>
                                <w:rFonts w:ascii="Arial" w:hAnsi="Arial" w:cs="Arial"/>
                                <w:b w:val="0"/>
                                <w:bCs/>
                                <w:sz w:val="24"/>
                                <w:szCs w:val="24"/>
                              </w:rPr>
                            </w:pPr>
                          </w:p>
                          <w:p w14:paraId="7FEFC574" w14:textId="77777777" w:rsidR="004F5E2A" w:rsidRPr="00155ED4" w:rsidRDefault="004F5E2A">
                            <w:pPr>
                              <w:pStyle w:val="ListParagraph"/>
                              <w:numPr>
                                <w:ilvl w:val="0"/>
                                <w:numId w:val="4"/>
                              </w:numPr>
                              <w:rPr>
                                <w:rFonts w:ascii="Arial" w:hAnsi="Arial" w:cs="Arial"/>
                                <w:b w:val="0"/>
                                <w:bCs/>
                                <w:sz w:val="24"/>
                                <w:szCs w:val="24"/>
                              </w:rPr>
                            </w:pPr>
                            <w:r w:rsidRPr="002F3063">
                              <w:rPr>
                                <w:rFonts w:ascii="Arial" w:hAnsi="Arial" w:cs="Arial"/>
                                <w:sz w:val="24"/>
                                <w:szCs w:val="24"/>
                              </w:rPr>
                              <w:t>Deterrent</w:t>
                            </w:r>
                            <w:r w:rsidRPr="00155ED4">
                              <w:rPr>
                                <w:rFonts w:ascii="Arial" w:hAnsi="Arial" w:cs="Arial"/>
                                <w:b w:val="0"/>
                                <w:bCs/>
                                <w:sz w:val="24"/>
                                <w:szCs w:val="24"/>
                              </w:rPr>
                              <w:t xml:space="preserve">: </w:t>
                            </w:r>
                            <w:r>
                              <w:rPr>
                                <w:rFonts w:ascii="Arial" w:hAnsi="Arial" w:cs="Arial"/>
                                <w:b w:val="0"/>
                                <w:bCs/>
                                <w:sz w:val="24"/>
                                <w:szCs w:val="24"/>
                              </w:rPr>
                              <w:t>warning off potential attackers</w:t>
                            </w:r>
                          </w:p>
                          <w:p w14:paraId="2C76E050" w14:textId="77777777" w:rsidR="004F5E2A" w:rsidRPr="00155ED4" w:rsidRDefault="004F5E2A">
                            <w:pPr>
                              <w:pStyle w:val="ListParagraph"/>
                              <w:numPr>
                                <w:ilvl w:val="0"/>
                                <w:numId w:val="4"/>
                              </w:numPr>
                              <w:rPr>
                                <w:rFonts w:ascii="Arial" w:hAnsi="Arial" w:cs="Arial"/>
                                <w:b w:val="0"/>
                                <w:bCs/>
                                <w:sz w:val="24"/>
                                <w:szCs w:val="24"/>
                              </w:rPr>
                            </w:pPr>
                            <w:r w:rsidRPr="002F3063">
                              <w:rPr>
                                <w:rFonts w:ascii="Arial" w:hAnsi="Arial" w:cs="Arial"/>
                                <w:sz w:val="24"/>
                                <w:szCs w:val="24"/>
                              </w:rPr>
                              <w:t>Preventive</w:t>
                            </w:r>
                            <w:r w:rsidRPr="00155ED4">
                              <w:rPr>
                                <w:rFonts w:ascii="Arial" w:hAnsi="Arial" w:cs="Arial"/>
                                <w:b w:val="0"/>
                                <w:bCs/>
                                <w:sz w:val="24"/>
                                <w:szCs w:val="24"/>
                              </w:rPr>
                              <w:t>:</w:t>
                            </w:r>
                            <w:r>
                              <w:rPr>
                                <w:rFonts w:ascii="Arial" w:hAnsi="Arial" w:cs="Arial"/>
                                <w:b w:val="0"/>
                                <w:bCs/>
                                <w:sz w:val="24"/>
                                <w:szCs w:val="24"/>
                              </w:rPr>
                              <w:t xml:space="preserve"> protecting weaknesses and vulnerabilities</w:t>
                            </w:r>
                          </w:p>
                          <w:p w14:paraId="67882990" w14:textId="77777777" w:rsidR="004F5E2A" w:rsidRPr="00155ED4" w:rsidRDefault="004F5E2A">
                            <w:pPr>
                              <w:pStyle w:val="ListParagraph"/>
                              <w:numPr>
                                <w:ilvl w:val="0"/>
                                <w:numId w:val="4"/>
                              </w:numPr>
                              <w:rPr>
                                <w:rFonts w:ascii="Arial" w:hAnsi="Arial" w:cs="Arial"/>
                                <w:b w:val="0"/>
                                <w:bCs/>
                                <w:sz w:val="24"/>
                                <w:szCs w:val="24"/>
                              </w:rPr>
                            </w:pPr>
                            <w:r w:rsidRPr="002F3063">
                              <w:rPr>
                                <w:rFonts w:ascii="Arial" w:hAnsi="Arial" w:cs="Arial"/>
                                <w:sz w:val="24"/>
                                <w:szCs w:val="24"/>
                              </w:rPr>
                              <w:t>Detective</w:t>
                            </w:r>
                            <w:r w:rsidRPr="00155ED4">
                              <w:rPr>
                                <w:rFonts w:ascii="Arial" w:hAnsi="Arial" w:cs="Arial"/>
                                <w:b w:val="0"/>
                                <w:bCs/>
                                <w:sz w:val="24"/>
                                <w:szCs w:val="24"/>
                              </w:rPr>
                              <w:t>:</w:t>
                            </w:r>
                            <w:r>
                              <w:rPr>
                                <w:rFonts w:ascii="Arial" w:hAnsi="Arial" w:cs="Arial"/>
                                <w:b w:val="0"/>
                                <w:bCs/>
                                <w:sz w:val="24"/>
                                <w:szCs w:val="24"/>
                              </w:rPr>
                              <w:t xml:space="preserve"> identifying breaching attempts </w:t>
                            </w:r>
                          </w:p>
                          <w:p w14:paraId="6DAF649B" w14:textId="77777777" w:rsidR="004F5E2A" w:rsidRPr="00507BC7" w:rsidRDefault="004F5E2A">
                            <w:pPr>
                              <w:pStyle w:val="ListParagraph"/>
                              <w:numPr>
                                <w:ilvl w:val="0"/>
                                <w:numId w:val="4"/>
                              </w:numPr>
                            </w:pPr>
                            <w:r w:rsidRPr="002F3063">
                              <w:rPr>
                                <w:rFonts w:ascii="Arial" w:hAnsi="Arial" w:cs="Arial"/>
                                <w:sz w:val="24"/>
                                <w:szCs w:val="24"/>
                              </w:rPr>
                              <w:t>Corrective</w:t>
                            </w:r>
                            <w:r>
                              <w:t xml:space="preserve">: </w:t>
                            </w:r>
                            <w:r>
                              <w:rPr>
                                <w:rFonts w:ascii="Arial" w:hAnsi="Arial" w:cs="Arial"/>
                                <w:b w:val="0"/>
                                <w:bCs/>
                                <w:sz w:val="24"/>
                                <w:szCs w:val="24"/>
                              </w:rPr>
                              <w:t>getting the data protection back to acceptable levels</w:t>
                            </w:r>
                          </w:p>
                          <w:p w14:paraId="7CB392B4" w14:textId="77777777" w:rsidR="004F5E2A" w:rsidRDefault="004F5E2A" w:rsidP="004F5E2A">
                            <w:pPr>
                              <w:pStyle w:val="Content"/>
                            </w:pPr>
                          </w:p>
                          <w:p w14:paraId="10100219" w14:textId="77777777" w:rsidR="004F5E2A" w:rsidRDefault="004F5E2A" w:rsidP="004F5E2A">
                            <w:pPr>
                              <w:pStyle w:val="Content"/>
                            </w:pPr>
                          </w:p>
                          <w:p w14:paraId="512D328D" w14:textId="77777777" w:rsidR="004F5E2A" w:rsidRDefault="004F5E2A" w:rsidP="004F5E2A">
                            <w:pPr>
                              <w:pStyle w:val="Content"/>
                            </w:pP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6BE43367" id="Text Box 3" o:spid="_x0000_s1040" type="#_x0000_t202" style="width:504.6pt;height:5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" filled="f" stroked="f" strokeweight=".5pt">
                <v:textbox inset=",14.4pt">
                  <w:txbxContent>
                    <w:p w14:paraId="3AB1480F" w14:textId="0C161D6F" w:rsidR="00A053D3" w:rsidRDefault="00A053D3" w:rsidP="004F5E2A">
                      <w:pPr>
                        <w:pStyle w:val="Heading2"/>
                        <w:rPr>
                          <w:color w:val="auto"/>
                        </w:rPr>
                      </w:pPr>
                      <w:r w:rsidRPr="00C6005A">
                        <w:rPr>
                          <w:color w:val="auto"/>
                        </w:rPr>
                        <w:t xml:space="preserve">CHAPTER </w:t>
                      </w:r>
                      <w:r>
                        <w:rPr>
                          <w:color w:val="auto"/>
                        </w:rPr>
                        <w:t>2</w:t>
                      </w:r>
                    </w:p>
                    <w:p w14:paraId="0181C97B" w14:textId="77777777" w:rsidR="00A053D3" w:rsidRPr="00A053D3" w:rsidRDefault="00A053D3" w:rsidP="00A053D3"/>
                    <w:p w14:paraId="1D2C25D0" w14:textId="5DAC6BD2" w:rsidR="004F5E2A" w:rsidRPr="00927A44" w:rsidRDefault="004F5E2A" w:rsidP="004F5E2A">
                      <w:pPr>
                        <w:pStyle w:val="Heading2"/>
                        <w:rPr>
                          <w:rFonts w:ascii="Arial" w:hAnsi="Arial" w:cs="Arial"/>
                          <w:color w:val="0065BA" w:themeColor="accent1" w:themeShade="BF"/>
                          <w:sz w:val="32"/>
                          <w:szCs w:val="32"/>
                        </w:rPr>
                      </w:pPr>
                      <w:r>
                        <w:rPr>
                          <w:rFonts w:ascii="Arial" w:hAnsi="Arial" w:cs="Arial"/>
                          <w:color w:val="0065BA" w:themeColor="accent1" w:themeShade="BF"/>
                          <w:sz w:val="32"/>
                          <w:szCs w:val="32"/>
                        </w:rPr>
                        <w:t xml:space="preserve">IT Laws and Regulations </w:t>
                      </w:r>
                    </w:p>
                    <w:p w14:paraId="41B3658B" w14:textId="77777777" w:rsidR="004F5E2A" w:rsidRPr="009C036A" w:rsidRDefault="004F5E2A" w:rsidP="004F5E2A">
                      <w:pPr>
                        <w:suppressAutoHyphens/>
                        <w:autoSpaceDN w:val="0"/>
                        <w:spacing w:after="160" w:line="256" w:lineRule="auto"/>
                        <w:rPr>
                          <w:rFonts w:ascii="Arial" w:hAnsi="Arial" w:cs="Arial"/>
                          <w:b w:val="0"/>
                          <w:bCs/>
                        </w:rPr>
                      </w:pPr>
                      <w:r w:rsidRPr="009C036A">
                        <w:rPr>
                          <w:rFonts w:ascii="Arial" w:hAnsi="Arial" w:cs="Arial"/>
                          <w:b w:val="0"/>
                          <w:bCs/>
                        </w:rPr>
                        <w:t xml:space="preserve">The expansion of use of technical devices, from personal computers to IoT sensors and the amount of data available has been regulated by a set of protective laws. </w:t>
                      </w:r>
                      <w:r>
                        <w:rPr>
                          <w:rFonts w:ascii="Arial" w:hAnsi="Arial" w:cs="Arial"/>
                          <w:b w:val="0"/>
                          <w:bCs/>
                        </w:rPr>
                        <w:t>These laws are concerning users’ data, users’ rights, definition of cybercrime and health and safety regarding IT.</w:t>
                      </w:r>
                    </w:p>
                    <w:p w14:paraId="1A4B5C31" w14:textId="77777777" w:rsidR="004F5E2A" w:rsidRPr="00927A44" w:rsidRDefault="004F5E2A" w:rsidP="004F5E2A">
                      <w:pPr>
                        <w:pStyle w:val="Heading2"/>
                        <w:rPr>
                          <w:rFonts w:ascii="Arial" w:hAnsi="Arial" w:cs="Arial"/>
                          <w:color w:val="0065BA" w:themeColor="accent1" w:themeShade="BF"/>
                          <w:sz w:val="32"/>
                          <w:szCs w:val="32"/>
                        </w:rPr>
                      </w:pPr>
                      <w:bookmarkStart w:id="7" w:name="_Hlk126644665"/>
                      <w:r w:rsidRPr="00927A44">
                        <w:rPr>
                          <w:rFonts w:ascii="Arial" w:hAnsi="Arial" w:cs="Arial"/>
                          <w:color w:val="0065BA" w:themeColor="accent1" w:themeShade="BF"/>
                          <w:sz w:val="32"/>
                          <w:szCs w:val="32"/>
                        </w:rPr>
                        <w:t>Phishing and Social engineering attacks</w:t>
                      </w:r>
                    </w:p>
                    <w:bookmarkEnd w:id="7"/>
                    <w:p w14:paraId="581C7D58" w14:textId="77777777" w:rsidR="004F5E2A" w:rsidRPr="00C16701" w:rsidRDefault="004F5E2A" w:rsidP="004F5E2A">
                      <w:pPr>
                        <w:rPr>
                          <w:rFonts w:ascii="Arial" w:hAnsi="Arial" w:cs="Arial"/>
                          <w:b w:val="0"/>
                          <w:bCs/>
                          <w:sz w:val="24"/>
                          <w:szCs w:val="24"/>
                        </w:rPr>
                      </w:pPr>
                      <w:r w:rsidRPr="00C16701">
                        <w:rPr>
                          <w:rFonts w:ascii="Arial" w:hAnsi="Arial" w:cs="Arial"/>
                          <w:b w:val="0"/>
                          <w:bCs/>
                          <w:sz w:val="24"/>
                          <w:szCs w:val="24"/>
                        </w:rPr>
                        <w:t>An effective way to bypass the security controls put in place to protect organisations is to ‘</w:t>
                      </w:r>
                      <w:hyperlink r:id="rId38" w:history="1">
                        <w:r w:rsidRPr="00C16701">
                          <w:rPr>
                            <w:rStyle w:val="Hyperlink"/>
                            <w:rFonts w:ascii="Arial" w:hAnsi="Arial" w:cs="Arial"/>
                            <w:b w:val="0"/>
                            <w:bCs/>
                            <w:sz w:val="24"/>
                            <w:szCs w:val="24"/>
                          </w:rPr>
                          <w:t>trick</w:t>
                        </w:r>
                      </w:hyperlink>
                      <w:r w:rsidRPr="00C16701">
                        <w:rPr>
                          <w:rFonts w:ascii="Arial" w:hAnsi="Arial" w:cs="Arial"/>
                          <w:b w:val="0"/>
                          <w:bCs/>
                          <w:sz w:val="24"/>
                          <w:szCs w:val="24"/>
                        </w:rPr>
                        <w:t>’ data owners into trusting the attackers. This will result in leaking of crucial data which will identify an attacker falsely as for example the owner of an account.</w:t>
                      </w:r>
                      <w:r>
                        <w:rPr>
                          <w:rFonts w:ascii="Arial" w:hAnsi="Arial" w:cs="Arial"/>
                          <w:b w:val="0"/>
                          <w:bCs/>
                          <w:sz w:val="24"/>
                          <w:szCs w:val="24"/>
                        </w:rPr>
                        <w:t xml:space="preserve"> The users will reveal their protected data believing to aid legit professionals. The stronger this belief is the longer the attacker has before a security alarm is made.</w:t>
                      </w:r>
                    </w:p>
                    <w:p w14:paraId="580185FD" w14:textId="77777777" w:rsidR="004F5E2A" w:rsidRPr="00927A44" w:rsidRDefault="004F5E2A" w:rsidP="004F5E2A">
                      <w:pPr>
                        <w:pStyle w:val="Heading2"/>
                        <w:rPr>
                          <w:rFonts w:ascii="Arial" w:hAnsi="Arial" w:cs="Arial"/>
                          <w:color w:val="0065BA" w:themeColor="accent1" w:themeShade="BF"/>
                          <w:sz w:val="32"/>
                          <w:szCs w:val="32"/>
                        </w:rPr>
                      </w:pPr>
                      <w:r w:rsidRPr="00927A44">
                        <w:rPr>
                          <w:rFonts w:ascii="Arial" w:hAnsi="Arial" w:cs="Arial"/>
                          <w:color w:val="0065BA" w:themeColor="accent1" w:themeShade="BF"/>
                          <w:sz w:val="32"/>
                          <w:szCs w:val="32"/>
                        </w:rPr>
                        <w:t>The CIA triad</w:t>
                      </w:r>
                    </w:p>
                    <w:p w14:paraId="4D7E1FC3" w14:textId="77777777" w:rsidR="004F5E2A" w:rsidRDefault="004F5E2A" w:rsidP="004F5E2A">
                      <w:pPr>
                        <w:pStyle w:val="Content"/>
                        <w:spacing w:after="240"/>
                      </w:pPr>
                      <w:r>
                        <w:t xml:space="preserve">Organisations use the </w:t>
                      </w:r>
                      <w:hyperlink r:id="rId39" w:anchor=":~:text=Confidentiality%2C%20integrity%20and%20availability%2C%20also,with%20the%20Central%20Intelligence%20Agency." w:history="1">
                        <w:r w:rsidRPr="00D07291">
                          <w:rPr>
                            <w:rStyle w:val="Hyperlink"/>
                          </w:rPr>
                          <w:t>CIA Triad</w:t>
                        </w:r>
                      </w:hyperlink>
                      <w:r>
                        <w:t xml:space="preserve"> model to guide policies to implement information security in the work place and for their users. The CIA Triad is consisting of:</w:t>
                      </w:r>
                    </w:p>
                    <w:p w14:paraId="7A956868" w14:textId="77777777" w:rsidR="004F5E2A" w:rsidRDefault="004F5E2A" w:rsidP="004F5E2A">
                      <w:pPr>
                        <w:pStyle w:val="ListBullet"/>
                      </w:pPr>
                      <w:r>
                        <w:t>Confidentiality of information</w:t>
                      </w:r>
                    </w:p>
                    <w:p w14:paraId="50D3658D" w14:textId="77777777" w:rsidR="004F5E2A" w:rsidRDefault="004F5E2A" w:rsidP="004F5E2A">
                      <w:pPr>
                        <w:pStyle w:val="ListBullet"/>
                      </w:pPr>
                      <w:r>
                        <w:t>Integrity of data</w:t>
                      </w:r>
                    </w:p>
                    <w:p w14:paraId="58EBB128" w14:textId="77777777" w:rsidR="004F5E2A" w:rsidRDefault="004F5E2A" w:rsidP="004F5E2A">
                      <w:pPr>
                        <w:pStyle w:val="ListBullet"/>
                      </w:pPr>
                      <w:r>
                        <w:t>Availability of resources</w:t>
                      </w:r>
                    </w:p>
                    <w:p w14:paraId="64F82AB0" w14:textId="77777777" w:rsidR="004F5E2A" w:rsidRDefault="004F5E2A" w:rsidP="004F5E2A">
                      <w:pPr>
                        <w:pStyle w:val="Content"/>
                      </w:pPr>
                    </w:p>
                    <w:p w14:paraId="1F8A9601" w14:textId="77777777" w:rsidR="004F5E2A" w:rsidRPr="00927A44" w:rsidRDefault="004F5E2A" w:rsidP="004F5E2A">
                      <w:pPr>
                        <w:pStyle w:val="Heading2"/>
                        <w:rPr>
                          <w:rFonts w:ascii="Arial" w:hAnsi="Arial" w:cs="Arial"/>
                          <w:color w:val="0065BA" w:themeColor="accent1" w:themeShade="BF"/>
                          <w:sz w:val="32"/>
                          <w:szCs w:val="32"/>
                        </w:rPr>
                      </w:pPr>
                      <w:r w:rsidRPr="00927A44">
                        <w:rPr>
                          <w:rFonts w:ascii="Arial" w:hAnsi="Arial" w:cs="Arial"/>
                          <w:color w:val="0065BA" w:themeColor="accent1" w:themeShade="BF"/>
                          <w:sz w:val="32"/>
                          <w:szCs w:val="32"/>
                        </w:rPr>
                        <w:t>Cloud Security Controls</w:t>
                      </w:r>
                    </w:p>
                    <w:p w14:paraId="22A965B4" w14:textId="77777777" w:rsidR="004F5E2A" w:rsidRPr="00155ED4" w:rsidRDefault="004F5E2A" w:rsidP="004F5E2A">
                      <w:pPr>
                        <w:rPr>
                          <w:rFonts w:ascii="Arial" w:hAnsi="Arial" w:cs="Arial"/>
                          <w:b w:val="0"/>
                          <w:bCs/>
                          <w:sz w:val="24"/>
                          <w:szCs w:val="24"/>
                        </w:rPr>
                      </w:pPr>
                      <w:r w:rsidRPr="00155ED4">
                        <w:rPr>
                          <w:rFonts w:ascii="Arial" w:hAnsi="Arial" w:cs="Arial"/>
                          <w:b w:val="0"/>
                          <w:bCs/>
                          <w:sz w:val="24"/>
                          <w:szCs w:val="24"/>
                        </w:rPr>
                        <w:t xml:space="preserve">There are four common </w:t>
                      </w:r>
                      <w:hyperlink r:id="rId40" w:history="1">
                        <w:r w:rsidRPr="00155ED4">
                          <w:rPr>
                            <w:rStyle w:val="Hyperlink"/>
                            <w:rFonts w:ascii="Arial" w:hAnsi="Arial" w:cs="Arial"/>
                            <w:b w:val="0"/>
                            <w:bCs/>
                            <w:sz w:val="24"/>
                            <w:szCs w:val="24"/>
                          </w:rPr>
                          <w:t>cloud security controls</w:t>
                        </w:r>
                      </w:hyperlink>
                      <w:r w:rsidRPr="00155ED4">
                        <w:rPr>
                          <w:rFonts w:ascii="Arial" w:hAnsi="Arial" w:cs="Arial"/>
                          <w:b w:val="0"/>
                          <w:bCs/>
                          <w:sz w:val="24"/>
                          <w:szCs w:val="24"/>
                        </w:rPr>
                        <w:t xml:space="preserve"> in place to protect the cloud.</w:t>
                      </w:r>
                    </w:p>
                    <w:p w14:paraId="57AF6CDA" w14:textId="77777777" w:rsidR="004F5E2A" w:rsidRPr="00155ED4" w:rsidRDefault="004F5E2A" w:rsidP="004F5E2A">
                      <w:pPr>
                        <w:rPr>
                          <w:rFonts w:ascii="Arial" w:hAnsi="Arial" w:cs="Arial"/>
                          <w:b w:val="0"/>
                          <w:bCs/>
                          <w:sz w:val="24"/>
                          <w:szCs w:val="24"/>
                        </w:rPr>
                      </w:pPr>
                    </w:p>
                    <w:p w14:paraId="7FEFC574" w14:textId="77777777" w:rsidR="004F5E2A" w:rsidRPr="00155ED4" w:rsidRDefault="004F5E2A">
                      <w:pPr>
                        <w:pStyle w:val="ListParagraph"/>
                        <w:numPr>
                          <w:ilvl w:val="0"/>
                          <w:numId w:val="4"/>
                        </w:numPr>
                        <w:rPr>
                          <w:rFonts w:ascii="Arial" w:hAnsi="Arial" w:cs="Arial"/>
                          <w:b w:val="0"/>
                          <w:bCs/>
                          <w:sz w:val="24"/>
                          <w:szCs w:val="24"/>
                        </w:rPr>
                      </w:pPr>
                      <w:r w:rsidRPr="002F3063">
                        <w:rPr>
                          <w:rFonts w:ascii="Arial" w:hAnsi="Arial" w:cs="Arial"/>
                          <w:sz w:val="24"/>
                          <w:szCs w:val="24"/>
                        </w:rPr>
                        <w:t>Deterrent</w:t>
                      </w:r>
                      <w:r w:rsidRPr="00155ED4">
                        <w:rPr>
                          <w:rFonts w:ascii="Arial" w:hAnsi="Arial" w:cs="Arial"/>
                          <w:b w:val="0"/>
                          <w:bCs/>
                          <w:sz w:val="24"/>
                          <w:szCs w:val="24"/>
                        </w:rPr>
                        <w:t xml:space="preserve">: </w:t>
                      </w:r>
                      <w:r>
                        <w:rPr>
                          <w:rFonts w:ascii="Arial" w:hAnsi="Arial" w:cs="Arial"/>
                          <w:b w:val="0"/>
                          <w:bCs/>
                          <w:sz w:val="24"/>
                          <w:szCs w:val="24"/>
                        </w:rPr>
                        <w:t>warning off potential attackers</w:t>
                      </w:r>
                    </w:p>
                    <w:p w14:paraId="2C76E050" w14:textId="77777777" w:rsidR="004F5E2A" w:rsidRPr="00155ED4" w:rsidRDefault="004F5E2A">
                      <w:pPr>
                        <w:pStyle w:val="ListParagraph"/>
                        <w:numPr>
                          <w:ilvl w:val="0"/>
                          <w:numId w:val="4"/>
                        </w:numPr>
                        <w:rPr>
                          <w:rFonts w:ascii="Arial" w:hAnsi="Arial" w:cs="Arial"/>
                          <w:b w:val="0"/>
                          <w:bCs/>
                          <w:sz w:val="24"/>
                          <w:szCs w:val="24"/>
                        </w:rPr>
                      </w:pPr>
                      <w:r w:rsidRPr="002F3063">
                        <w:rPr>
                          <w:rFonts w:ascii="Arial" w:hAnsi="Arial" w:cs="Arial"/>
                          <w:sz w:val="24"/>
                          <w:szCs w:val="24"/>
                        </w:rPr>
                        <w:t>Preventive</w:t>
                      </w:r>
                      <w:r w:rsidRPr="00155ED4">
                        <w:rPr>
                          <w:rFonts w:ascii="Arial" w:hAnsi="Arial" w:cs="Arial"/>
                          <w:b w:val="0"/>
                          <w:bCs/>
                          <w:sz w:val="24"/>
                          <w:szCs w:val="24"/>
                        </w:rPr>
                        <w:t>:</w:t>
                      </w:r>
                      <w:r>
                        <w:rPr>
                          <w:rFonts w:ascii="Arial" w:hAnsi="Arial" w:cs="Arial"/>
                          <w:b w:val="0"/>
                          <w:bCs/>
                          <w:sz w:val="24"/>
                          <w:szCs w:val="24"/>
                        </w:rPr>
                        <w:t xml:space="preserve"> protecting weaknesses and vulnerabilities</w:t>
                      </w:r>
                    </w:p>
                    <w:p w14:paraId="67882990" w14:textId="77777777" w:rsidR="004F5E2A" w:rsidRPr="00155ED4" w:rsidRDefault="004F5E2A">
                      <w:pPr>
                        <w:pStyle w:val="ListParagraph"/>
                        <w:numPr>
                          <w:ilvl w:val="0"/>
                          <w:numId w:val="4"/>
                        </w:numPr>
                        <w:rPr>
                          <w:rFonts w:ascii="Arial" w:hAnsi="Arial" w:cs="Arial"/>
                          <w:b w:val="0"/>
                          <w:bCs/>
                          <w:sz w:val="24"/>
                          <w:szCs w:val="24"/>
                        </w:rPr>
                      </w:pPr>
                      <w:r w:rsidRPr="002F3063">
                        <w:rPr>
                          <w:rFonts w:ascii="Arial" w:hAnsi="Arial" w:cs="Arial"/>
                          <w:sz w:val="24"/>
                          <w:szCs w:val="24"/>
                        </w:rPr>
                        <w:t>Detective</w:t>
                      </w:r>
                      <w:r w:rsidRPr="00155ED4">
                        <w:rPr>
                          <w:rFonts w:ascii="Arial" w:hAnsi="Arial" w:cs="Arial"/>
                          <w:b w:val="0"/>
                          <w:bCs/>
                          <w:sz w:val="24"/>
                          <w:szCs w:val="24"/>
                        </w:rPr>
                        <w:t>:</w:t>
                      </w:r>
                      <w:r>
                        <w:rPr>
                          <w:rFonts w:ascii="Arial" w:hAnsi="Arial" w:cs="Arial"/>
                          <w:b w:val="0"/>
                          <w:bCs/>
                          <w:sz w:val="24"/>
                          <w:szCs w:val="24"/>
                        </w:rPr>
                        <w:t xml:space="preserve"> identifying breaching attempts </w:t>
                      </w:r>
                    </w:p>
                    <w:p w14:paraId="6DAF649B" w14:textId="77777777" w:rsidR="004F5E2A" w:rsidRPr="00507BC7" w:rsidRDefault="004F5E2A">
                      <w:pPr>
                        <w:pStyle w:val="ListParagraph"/>
                        <w:numPr>
                          <w:ilvl w:val="0"/>
                          <w:numId w:val="4"/>
                        </w:numPr>
                      </w:pPr>
                      <w:r w:rsidRPr="002F3063">
                        <w:rPr>
                          <w:rFonts w:ascii="Arial" w:hAnsi="Arial" w:cs="Arial"/>
                          <w:sz w:val="24"/>
                          <w:szCs w:val="24"/>
                        </w:rPr>
                        <w:t>Corrective</w:t>
                      </w:r>
                      <w:r>
                        <w:t xml:space="preserve">: </w:t>
                      </w:r>
                      <w:r>
                        <w:rPr>
                          <w:rFonts w:ascii="Arial" w:hAnsi="Arial" w:cs="Arial"/>
                          <w:b w:val="0"/>
                          <w:bCs/>
                          <w:sz w:val="24"/>
                          <w:szCs w:val="24"/>
                        </w:rPr>
                        <w:t>getting the data protection back to acceptable levels</w:t>
                      </w:r>
                    </w:p>
                    <w:p w14:paraId="7CB392B4" w14:textId="77777777" w:rsidR="004F5E2A" w:rsidRDefault="004F5E2A" w:rsidP="004F5E2A">
                      <w:pPr>
                        <w:pStyle w:val="Content"/>
                      </w:pPr>
                    </w:p>
                    <w:p w14:paraId="10100219" w14:textId="77777777" w:rsidR="004F5E2A" w:rsidRDefault="004F5E2A" w:rsidP="004F5E2A">
                      <w:pPr>
                        <w:pStyle w:val="Content"/>
                      </w:pPr>
                    </w:p>
                    <w:p w14:paraId="512D328D" w14:textId="77777777" w:rsidR="004F5E2A" w:rsidRDefault="004F5E2A" w:rsidP="004F5E2A">
                      <w:pPr>
                        <w:pStyle w:val="Content"/>
                      </w:pPr>
                    </w:p>
                  </w:txbxContent>
                </v:textbox>
                <w10:anchorlock/>
              </v:shape>
            </w:pict>
          </mc:Fallback>
        </mc:AlternateContent>
      </w:r>
    </w:p>
    <w:p w14:paraId="7EBEF5DD" w14:textId="371379F4" w:rsidR="00030A87" w:rsidRDefault="00030A87" w:rsidP="005C52D0">
      <w:pPr>
        <w:spacing w:after="200"/>
      </w:pPr>
      <w:r>
        <w:lastRenderedPageBreak/>
        <w:t xml:space="preserve"> </w:t>
      </w:r>
    </w:p>
    <w:p w14:paraId="23133035" w14:textId="3354F79F" w:rsidR="00030A87" w:rsidRPr="00A053D3" w:rsidRDefault="00030A87" w:rsidP="00A053D3">
      <w:pPr>
        <w:pStyle w:val="Heading2"/>
        <w:framePr w:hSpace="0" w:wrap="auto" w:vAnchor="margin" w:hAnchor="text" w:yAlign="inline"/>
        <w:rPr>
          <w:rFonts w:ascii="Arial" w:hAnsi="Arial" w:cs="Arial"/>
          <w:b w:val="0"/>
          <w:bCs/>
        </w:rPr>
      </w:pPr>
      <w:r>
        <w:rPr>
          <w:rFonts w:ascii="Arial" w:hAnsi="Arial" w:cs="Arial"/>
          <w:b w:val="0"/>
          <w:bCs/>
        </w:rPr>
        <w:t xml:space="preserve"> </w:t>
      </w:r>
      <w:r w:rsidR="004F5E2A" w:rsidRPr="004F5E2A">
        <w:rPr>
          <w:noProof/>
        </w:rPr>
        <mc:AlternateContent>
          <mc:Choice Requires="wps">
            <w:drawing>
              <wp:inline distT="0" distB="0" distL="0" distR="0" wp14:anchorId="58E6170A" wp14:editId="270281ED">
                <wp:extent cx="6136395" cy="6444162"/>
                <wp:effectExtent l="0" t="0" r="0" b="0"/>
                <wp:docPr id="33" name="Text Box 33"/>
                <wp:cNvGraphicFramePr/>
                <a:graphic xmlns:a="http://schemas.openxmlformats.org/drawingml/2006/main">
                  <a:graphicData uri="http://schemas.microsoft.com/office/word/2010/wordprocessingShape">
                    <wps:wsp>
                      <wps:cNvSpPr txBox="1"/>
                      <wps:spPr>
                        <a:xfrm>
                          <a:off x="0" y="0"/>
                          <a:ext cx="6136395" cy="6444162"/>
                        </a:xfrm>
                        <a:prstGeom prst="rect">
                          <a:avLst/>
                        </a:prstGeom>
                        <a:noFill/>
                        <a:ln w="6350">
                          <a:noFill/>
                        </a:ln>
                      </wps:spPr>
                      <wps:txbx>
                        <w:txbxContent>
                          <w:p w14:paraId="78149866" w14:textId="77777777" w:rsidR="004F5E2A" w:rsidRPr="00B8418A" w:rsidRDefault="004F5E2A" w:rsidP="004F5E2A">
                            <w:pPr>
                              <w:pStyle w:val="Heading2"/>
                              <w:rPr>
                                <w:rFonts w:ascii="Arial" w:hAnsi="Arial" w:cs="Arial"/>
                                <w:color w:val="0065BA" w:themeColor="accent1" w:themeShade="BF"/>
                                <w:sz w:val="32"/>
                                <w:szCs w:val="32"/>
                              </w:rPr>
                            </w:pPr>
                            <w:r w:rsidRPr="00B8418A">
                              <w:rPr>
                                <w:rFonts w:ascii="Arial" w:hAnsi="Arial" w:cs="Arial"/>
                                <w:color w:val="0065BA" w:themeColor="accent1" w:themeShade="BF"/>
                                <w:sz w:val="32"/>
                                <w:szCs w:val="32"/>
                              </w:rPr>
                              <w:t xml:space="preserve">Related </w:t>
                            </w:r>
                            <w:r>
                              <w:rPr>
                                <w:rFonts w:ascii="Arial" w:hAnsi="Arial" w:cs="Arial"/>
                                <w:color w:val="0065BA" w:themeColor="accent1" w:themeShade="BF"/>
                                <w:sz w:val="32"/>
                                <w:szCs w:val="32"/>
                              </w:rPr>
                              <w:t>Legislation</w:t>
                            </w:r>
                          </w:p>
                          <w:p w14:paraId="49277CC3" w14:textId="77777777" w:rsidR="004F5E2A" w:rsidRDefault="004F5E2A" w:rsidP="004F5E2A">
                            <w:pPr>
                              <w:pStyle w:val="Content"/>
                              <w:rPr>
                                <w:rFonts w:ascii="Arial" w:hAnsi="Arial" w:cs="Arial"/>
                                <w:b/>
                                <w:bCs/>
                                <w:sz w:val="24"/>
                                <w:szCs w:val="24"/>
                              </w:rPr>
                            </w:pPr>
                            <w:r w:rsidRPr="00B8418A">
                              <w:rPr>
                                <w:rFonts w:ascii="Arial" w:hAnsi="Arial" w:cs="Arial"/>
                                <w:b/>
                                <w:bCs/>
                                <w:sz w:val="24"/>
                                <w:szCs w:val="24"/>
                              </w:rPr>
                              <w:t>Computer Misuse Act 1990</w:t>
                            </w:r>
                          </w:p>
                          <w:p w14:paraId="0AEA1A7D" w14:textId="77777777" w:rsidR="004F5E2A" w:rsidRPr="00F2619C" w:rsidRDefault="004F5E2A" w:rsidP="004F5E2A">
                            <w:pPr>
                              <w:pStyle w:val="Content"/>
                              <w:rPr>
                                <w:rFonts w:ascii="Arial" w:hAnsi="Arial" w:cs="Arial"/>
                                <w:b/>
                                <w:bCs/>
                                <w:sz w:val="24"/>
                                <w:szCs w:val="24"/>
                              </w:rPr>
                            </w:pPr>
                            <w:r w:rsidRPr="0034683D">
                              <w:rPr>
                                <w:rFonts w:ascii="Arial" w:hAnsi="Arial" w:cs="Arial"/>
                                <w:sz w:val="24"/>
                                <w:szCs w:val="24"/>
                              </w:rPr>
                              <w:t>Prohibits breaches of security regarding</w:t>
                            </w:r>
                          </w:p>
                          <w:p w14:paraId="5206D220" w14:textId="77777777" w:rsidR="004F5E2A" w:rsidRPr="0034683D" w:rsidRDefault="004F5E2A">
                            <w:pPr>
                              <w:pStyle w:val="Content"/>
                              <w:numPr>
                                <w:ilvl w:val="0"/>
                                <w:numId w:val="5"/>
                              </w:numPr>
                              <w:rPr>
                                <w:rFonts w:ascii="Arial" w:hAnsi="Arial" w:cs="Arial"/>
                                <w:sz w:val="24"/>
                                <w:szCs w:val="24"/>
                              </w:rPr>
                            </w:pPr>
                            <w:r>
                              <w:rPr>
                                <w:rFonts w:ascii="Arial" w:hAnsi="Arial" w:cs="Arial"/>
                                <w:sz w:val="24"/>
                                <w:szCs w:val="24"/>
                              </w:rPr>
                              <w:t>Accessing someone else’s device without permissions</w:t>
                            </w:r>
                          </w:p>
                          <w:p w14:paraId="6AB7EF9D" w14:textId="77777777" w:rsidR="004F5E2A" w:rsidRPr="0034683D" w:rsidRDefault="004F5E2A">
                            <w:pPr>
                              <w:pStyle w:val="Content"/>
                              <w:numPr>
                                <w:ilvl w:val="0"/>
                                <w:numId w:val="5"/>
                              </w:numPr>
                              <w:rPr>
                                <w:rFonts w:ascii="Arial" w:hAnsi="Arial" w:cs="Arial"/>
                                <w:sz w:val="24"/>
                                <w:szCs w:val="24"/>
                              </w:rPr>
                            </w:pPr>
                            <w:r w:rsidRPr="0034683D">
                              <w:rPr>
                                <w:rFonts w:ascii="Arial" w:hAnsi="Arial" w:cs="Arial"/>
                                <w:sz w:val="24"/>
                                <w:szCs w:val="24"/>
                              </w:rPr>
                              <w:t>Committing further crimes</w:t>
                            </w:r>
                          </w:p>
                          <w:p w14:paraId="2D7039A5" w14:textId="77777777" w:rsidR="004F5E2A" w:rsidRDefault="004F5E2A">
                            <w:pPr>
                              <w:pStyle w:val="Content"/>
                              <w:numPr>
                                <w:ilvl w:val="0"/>
                                <w:numId w:val="5"/>
                              </w:numPr>
                              <w:rPr>
                                <w:rFonts w:ascii="Arial" w:hAnsi="Arial" w:cs="Arial"/>
                                <w:sz w:val="24"/>
                                <w:szCs w:val="24"/>
                              </w:rPr>
                            </w:pPr>
                            <w:r w:rsidRPr="0034683D">
                              <w:rPr>
                                <w:rFonts w:ascii="Arial" w:hAnsi="Arial" w:cs="Arial"/>
                                <w:sz w:val="24"/>
                                <w:szCs w:val="24"/>
                              </w:rPr>
                              <w:t>Making changes</w:t>
                            </w:r>
                            <w:r>
                              <w:rPr>
                                <w:rFonts w:ascii="Arial" w:hAnsi="Arial" w:cs="Arial"/>
                                <w:sz w:val="24"/>
                                <w:szCs w:val="24"/>
                              </w:rPr>
                              <w:t xml:space="preserve"> or destroying</w:t>
                            </w:r>
                            <w:r w:rsidRPr="0034683D">
                              <w:rPr>
                                <w:rFonts w:ascii="Arial" w:hAnsi="Arial" w:cs="Arial"/>
                                <w:sz w:val="24"/>
                                <w:szCs w:val="24"/>
                              </w:rPr>
                              <w:t xml:space="preserve"> software and hardware</w:t>
                            </w:r>
                          </w:p>
                          <w:p w14:paraId="45604017" w14:textId="77777777" w:rsidR="004F5E2A" w:rsidRPr="0034683D" w:rsidRDefault="004F5E2A" w:rsidP="004F5E2A">
                            <w:pPr>
                              <w:pStyle w:val="Content"/>
                              <w:spacing w:after="240"/>
                              <w:rPr>
                                <w:rFonts w:ascii="Arial" w:hAnsi="Arial" w:cs="Arial"/>
                                <w:sz w:val="24"/>
                                <w:szCs w:val="24"/>
                              </w:rPr>
                            </w:pPr>
                            <w:r>
                              <w:rPr>
                                <w:rFonts w:ascii="Arial" w:hAnsi="Arial" w:cs="Arial"/>
                                <w:sz w:val="24"/>
                                <w:szCs w:val="24"/>
                              </w:rPr>
                              <w:t>Amendments made to the Computer Misuse ACT by the Police and Justice ACT 2006 which bans designing, distributing or possession of hacking tools, DOS and DDOS.</w:t>
                            </w:r>
                          </w:p>
                          <w:p w14:paraId="18878155" w14:textId="77777777" w:rsidR="004F5E2A" w:rsidRDefault="004F5E2A" w:rsidP="004F5E2A">
                            <w:pPr>
                              <w:pStyle w:val="ListBullet"/>
                              <w:numPr>
                                <w:ilvl w:val="0"/>
                                <w:numId w:val="0"/>
                              </w:numPr>
                              <w:rPr>
                                <w:rFonts w:ascii="Arial" w:hAnsi="Arial" w:cs="Arial"/>
                                <w:b/>
                                <w:bCs/>
                                <w:sz w:val="24"/>
                                <w:szCs w:val="24"/>
                              </w:rPr>
                            </w:pPr>
                            <w:r w:rsidRPr="00AA0385">
                              <w:rPr>
                                <w:rFonts w:ascii="Arial" w:hAnsi="Arial" w:cs="Arial"/>
                                <w:b/>
                                <w:bCs/>
                                <w:sz w:val="24"/>
                                <w:szCs w:val="24"/>
                              </w:rPr>
                              <w:t>The Copyright(computer Programs)regualtions 1992</w:t>
                            </w:r>
                          </w:p>
                          <w:p w14:paraId="21795E97" w14:textId="77777777" w:rsidR="004F5E2A" w:rsidRDefault="004F5E2A" w:rsidP="004F5E2A">
                            <w:pPr>
                              <w:pStyle w:val="ListBullet"/>
                              <w:numPr>
                                <w:ilvl w:val="0"/>
                                <w:numId w:val="0"/>
                              </w:numPr>
                              <w:ind w:left="360" w:hanging="360"/>
                              <w:rPr>
                                <w:rFonts w:ascii="Arial" w:hAnsi="Arial" w:cs="Arial"/>
                                <w:sz w:val="24"/>
                                <w:szCs w:val="24"/>
                              </w:rPr>
                            </w:pPr>
                            <w:r>
                              <w:rPr>
                                <w:rFonts w:ascii="Arial" w:hAnsi="Arial" w:cs="Arial"/>
                                <w:sz w:val="24"/>
                                <w:szCs w:val="24"/>
                              </w:rPr>
                              <w:t>Replaced Copyright, Designs and Patent ACT 1998</w:t>
                            </w:r>
                          </w:p>
                          <w:p w14:paraId="482E8FFC" w14:textId="77777777" w:rsidR="004F5E2A" w:rsidRDefault="004F5E2A">
                            <w:pPr>
                              <w:pStyle w:val="ListBullet"/>
                              <w:numPr>
                                <w:ilvl w:val="0"/>
                                <w:numId w:val="6"/>
                              </w:numPr>
                              <w:rPr>
                                <w:rFonts w:ascii="Arial" w:hAnsi="Arial" w:cs="Arial"/>
                                <w:sz w:val="24"/>
                                <w:szCs w:val="24"/>
                              </w:rPr>
                            </w:pPr>
                            <w:r>
                              <w:rPr>
                                <w:rFonts w:ascii="Arial" w:hAnsi="Arial" w:cs="Arial"/>
                                <w:sz w:val="24"/>
                                <w:szCs w:val="24"/>
                              </w:rPr>
                              <w:t>Rights for computer products</w:t>
                            </w:r>
                          </w:p>
                          <w:p w14:paraId="3D569B2D" w14:textId="77777777" w:rsidR="004F5E2A" w:rsidRDefault="004F5E2A">
                            <w:pPr>
                              <w:pStyle w:val="ListBullet"/>
                              <w:numPr>
                                <w:ilvl w:val="0"/>
                                <w:numId w:val="6"/>
                              </w:numPr>
                              <w:rPr>
                                <w:rFonts w:ascii="Arial" w:hAnsi="Arial" w:cs="Arial"/>
                                <w:sz w:val="24"/>
                                <w:szCs w:val="24"/>
                              </w:rPr>
                            </w:pPr>
                            <w:r>
                              <w:rPr>
                                <w:rFonts w:ascii="Arial" w:hAnsi="Arial" w:cs="Arial"/>
                                <w:sz w:val="24"/>
                                <w:szCs w:val="24"/>
                              </w:rPr>
                              <w:t>Licensed software is only used by permission from the owner</w:t>
                            </w:r>
                          </w:p>
                          <w:p w14:paraId="3E8BE504" w14:textId="77777777" w:rsidR="004F5E2A" w:rsidRPr="007A2070" w:rsidRDefault="004F5E2A">
                            <w:pPr>
                              <w:pStyle w:val="ListBullet"/>
                              <w:numPr>
                                <w:ilvl w:val="0"/>
                                <w:numId w:val="6"/>
                              </w:numPr>
                              <w:rPr>
                                <w:rFonts w:ascii="Arial" w:hAnsi="Arial" w:cs="Arial"/>
                                <w:sz w:val="24"/>
                                <w:szCs w:val="24"/>
                              </w:rPr>
                            </w:pPr>
                            <w:r>
                              <w:rPr>
                                <w:rFonts w:ascii="Arial" w:hAnsi="Arial" w:cs="Arial"/>
                                <w:sz w:val="24"/>
                                <w:szCs w:val="24"/>
                              </w:rPr>
                              <w:t>Protective restrictions made on Open Sourced material</w:t>
                            </w:r>
                          </w:p>
                          <w:p w14:paraId="17DD91DD" w14:textId="77777777" w:rsidR="004F5E2A" w:rsidRPr="00AA0385" w:rsidRDefault="004F5E2A" w:rsidP="004F5E2A">
                            <w:pPr>
                              <w:pStyle w:val="ListBullet"/>
                              <w:numPr>
                                <w:ilvl w:val="0"/>
                                <w:numId w:val="0"/>
                              </w:numPr>
                              <w:ind w:left="360" w:hanging="360"/>
                              <w:rPr>
                                <w:rFonts w:ascii="Arial" w:hAnsi="Arial" w:cs="Arial"/>
                                <w:b/>
                                <w:bCs/>
                                <w:sz w:val="24"/>
                                <w:szCs w:val="24"/>
                              </w:rPr>
                            </w:pPr>
                          </w:p>
                          <w:p w14:paraId="2A3182BC" w14:textId="77777777" w:rsidR="004F5E2A" w:rsidRPr="00AA0385" w:rsidRDefault="004F5E2A" w:rsidP="004F5E2A">
                            <w:pPr>
                              <w:pStyle w:val="ListBullet"/>
                              <w:numPr>
                                <w:ilvl w:val="0"/>
                                <w:numId w:val="0"/>
                              </w:numPr>
                              <w:ind w:left="360" w:hanging="360"/>
                              <w:rPr>
                                <w:rFonts w:ascii="Arial" w:hAnsi="Arial" w:cs="Arial"/>
                                <w:b/>
                                <w:bCs/>
                                <w:sz w:val="24"/>
                                <w:szCs w:val="24"/>
                              </w:rPr>
                            </w:pPr>
                          </w:p>
                          <w:p w14:paraId="487129A8" w14:textId="77777777" w:rsidR="004F5E2A" w:rsidRDefault="004F5E2A" w:rsidP="004F5E2A">
                            <w:pPr>
                              <w:pStyle w:val="ListBullet"/>
                              <w:numPr>
                                <w:ilvl w:val="0"/>
                                <w:numId w:val="0"/>
                              </w:numPr>
                              <w:ind w:left="360" w:hanging="360"/>
                              <w:rPr>
                                <w:rFonts w:ascii="Arial" w:hAnsi="Arial" w:cs="Arial"/>
                                <w:b/>
                                <w:bCs/>
                                <w:sz w:val="24"/>
                                <w:szCs w:val="24"/>
                              </w:rPr>
                            </w:pPr>
                            <w:r w:rsidRPr="00AA0385">
                              <w:rPr>
                                <w:rFonts w:ascii="Arial" w:hAnsi="Arial" w:cs="Arial"/>
                                <w:b/>
                                <w:bCs/>
                                <w:sz w:val="24"/>
                                <w:szCs w:val="24"/>
                              </w:rPr>
                              <w:t>Data Protection ACT 2018</w:t>
                            </w:r>
                          </w:p>
                          <w:p w14:paraId="3857F72F" w14:textId="77777777" w:rsidR="004F5E2A" w:rsidRDefault="004F5E2A" w:rsidP="004F5E2A">
                            <w:pPr>
                              <w:pStyle w:val="ListBullet"/>
                              <w:numPr>
                                <w:ilvl w:val="0"/>
                                <w:numId w:val="0"/>
                              </w:numPr>
                              <w:ind w:left="360" w:hanging="360"/>
                              <w:rPr>
                                <w:rFonts w:ascii="Arial" w:hAnsi="Arial" w:cs="Arial"/>
                                <w:sz w:val="24"/>
                                <w:szCs w:val="24"/>
                              </w:rPr>
                            </w:pPr>
                            <w:r>
                              <w:rPr>
                                <w:rFonts w:ascii="Arial" w:hAnsi="Arial" w:cs="Arial"/>
                                <w:sz w:val="24"/>
                                <w:szCs w:val="24"/>
                              </w:rPr>
                              <w:t>Regulating all commerce within the UK while a</w:t>
                            </w:r>
                            <w:r w:rsidRPr="00FC1CEB">
                              <w:rPr>
                                <w:rFonts w:ascii="Arial" w:hAnsi="Arial" w:cs="Arial"/>
                                <w:sz w:val="24"/>
                                <w:szCs w:val="24"/>
                              </w:rPr>
                              <w:t xml:space="preserve"> </w:t>
                            </w:r>
                            <w:r>
                              <w:rPr>
                                <w:rFonts w:ascii="Arial" w:hAnsi="Arial" w:cs="Arial"/>
                                <w:sz w:val="24"/>
                                <w:szCs w:val="24"/>
                              </w:rPr>
                              <w:t xml:space="preserve">similar </w:t>
                            </w:r>
                            <w:r w:rsidRPr="00FC1CEB">
                              <w:rPr>
                                <w:rFonts w:ascii="Arial" w:hAnsi="Arial" w:cs="Arial"/>
                                <w:sz w:val="24"/>
                                <w:szCs w:val="24"/>
                              </w:rPr>
                              <w:t>new law, GDPR, The General Dat</w:t>
                            </w:r>
                            <w:r>
                              <w:rPr>
                                <w:rFonts w:ascii="Arial" w:hAnsi="Arial" w:cs="Arial"/>
                                <w:sz w:val="24"/>
                                <w:szCs w:val="24"/>
                              </w:rPr>
                              <w:t>a</w:t>
                            </w:r>
                          </w:p>
                          <w:p w14:paraId="21B2A828" w14:textId="77777777" w:rsidR="004F5E2A" w:rsidRDefault="004F5E2A" w:rsidP="004F5E2A">
                            <w:pPr>
                              <w:pStyle w:val="ListBullet"/>
                              <w:numPr>
                                <w:ilvl w:val="0"/>
                                <w:numId w:val="0"/>
                              </w:numPr>
                              <w:ind w:left="360" w:hanging="360"/>
                              <w:rPr>
                                <w:rFonts w:ascii="Arial" w:hAnsi="Arial" w:cs="Arial"/>
                                <w:sz w:val="24"/>
                                <w:szCs w:val="24"/>
                              </w:rPr>
                            </w:pPr>
                            <w:r w:rsidRPr="00FC1CEB">
                              <w:rPr>
                                <w:rFonts w:ascii="Arial" w:hAnsi="Arial" w:cs="Arial"/>
                                <w:sz w:val="24"/>
                                <w:szCs w:val="24"/>
                              </w:rPr>
                              <w:t>Protection Regulation</w:t>
                            </w:r>
                            <w:r>
                              <w:rPr>
                                <w:rFonts w:ascii="Arial" w:hAnsi="Arial" w:cs="Arial"/>
                                <w:sz w:val="24"/>
                                <w:szCs w:val="24"/>
                              </w:rPr>
                              <w:t xml:space="preserve"> 2018 replaced it for companies in business with EU countries.</w:t>
                            </w:r>
                          </w:p>
                          <w:p w14:paraId="5DE9D774" w14:textId="77777777" w:rsidR="004F5E2A" w:rsidRDefault="004F5E2A" w:rsidP="004F5E2A">
                            <w:pPr>
                              <w:pStyle w:val="ListBullet"/>
                              <w:numPr>
                                <w:ilvl w:val="0"/>
                                <w:numId w:val="0"/>
                              </w:numPr>
                              <w:ind w:left="360" w:hanging="360"/>
                              <w:rPr>
                                <w:rFonts w:ascii="Arial" w:hAnsi="Arial" w:cs="Arial"/>
                                <w:sz w:val="24"/>
                                <w:szCs w:val="24"/>
                              </w:rPr>
                            </w:pPr>
                          </w:p>
                          <w:p w14:paraId="6EFB5D92" w14:textId="77777777" w:rsidR="004F5E2A" w:rsidRDefault="004F5E2A" w:rsidP="004F5E2A">
                            <w:pPr>
                              <w:pStyle w:val="ListBullet"/>
                              <w:numPr>
                                <w:ilvl w:val="0"/>
                                <w:numId w:val="0"/>
                              </w:numPr>
                              <w:ind w:left="360" w:hanging="360"/>
                              <w:rPr>
                                <w:rFonts w:ascii="Arial" w:hAnsi="Arial" w:cs="Arial"/>
                                <w:sz w:val="24"/>
                                <w:szCs w:val="24"/>
                              </w:rPr>
                            </w:pPr>
                            <w:r>
                              <w:rPr>
                                <w:rFonts w:ascii="Arial" w:hAnsi="Arial" w:cs="Arial"/>
                                <w:sz w:val="24"/>
                                <w:szCs w:val="24"/>
                              </w:rPr>
                              <w:t>Data Protection ACT 2018 contains details about:</w:t>
                            </w:r>
                          </w:p>
                          <w:p w14:paraId="3C41A17A" w14:textId="77777777" w:rsidR="004F5E2A" w:rsidRDefault="004F5E2A">
                            <w:pPr>
                              <w:pStyle w:val="ListBullet"/>
                              <w:numPr>
                                <w:ilvl w:val="0"/>
                                <w:numId w:val="7"/>
                              </w:numPr>
                              <w:rPr>
                                <w:rFonts w:ascii="Arial" w:hAnsi="Arial" w:cs="Arial"/>
                                <w:sz w:val="24"/>
                                <w:szCs w:val="24"/>
                              </w:rPr>
                            </w:pPr>
                            <w:r>
                              <w:rPr>
                                <w:rFonts w:ascii="Arial" w:hAnsi="Arial" w:cs="Arial"/>
                                <w:sz w:val="24"/>
                                <w:szCs w:val="24"/>
                              </w:rPr>
                              <w:t xml:space="preserve">Defining transparancy of data content </w:t>
                            </w:r>
                          </w:p>
                          <w:p w14:paraId="3CDC8D7A" w14:textId="77777777" w:rsidR="004F5E2A" w:rsidRDefault="004F5E2A">
                            <w:pPr>
                              <w:pStyle w:val="ListBullet"/>
                              <w:numPr>
                                <w:ilvl w:val="0"/>
                                <w:numId w:val="7"/>
                              </w:numPr>
                              <w:rPr>
                                <w:rFonts w:ascii="Arial" w:hAnsi="Arial" w:cs="Arial"/>
                                <w:sz w:val="24"/>
                                <w:szCs w:val="24"/>
                              </w:rPr>
                            </w:pPr>
                            <w:r>
                              <w:rPr>
                                <w:rFonts w:ascii="Arial" w:hAnsi="Arial" w:cs="Arial"/>
                                <w:sz w:val="24"/>
                                <w:szCs w:val="24"/>
                              </w:rPr>
                              <w:t>Purpose and use of data</w:t>
                            </w:r>
                          </w:p>
                          <w:p w14:paraId="742C5816" w14:textId="77777777" w:rsidR="004F5E2A" w:rsidRDefault="004F5E2A">
                            <w:pPr>
                              <w:pStyle w:val="ListBullet"/>
                              <w:numPr>
                                <w:ilvl w:val="0"/>
                                <w:numId w:val="7"/>
                              </w:numPr>
                              <w:rPr>
                                <w:rFonts w:ascii="Arial" w:hAnsi="Arial" w:cs="Arial"/>
                                <w:sz w:val="24"/>
                                <w:szCs w:val="24"/>
                              </w:rPr>
                            </w:pPr>
                            <w:r>
                              <w:rPr>
                                <w:rFonts w:ascii="Arial" w:hAnsi="Arial" w:cs="Arial"/>
                                <w:sz w:val="24"/>
                                <w:szCs w:val="24"/>
                              </w:rPr>
                              <w:t>Timeliness of organisational data</w:t>
                            </w:r>
                          </w:p>
                          <w:p w14:paraId="643C2ADE" w14:textId="77777777" w:rsidR="004F5E2A" w:rsidRDefault="004F5E2A">
                            <w:pPr>
                              <w:pStyle w:val="ListBullet"/>
                              <w:numPr>
                                <w:ilvl w:val="0"/>
                                <w:numId w:val="7"/>
                              </w:numPr>
                              <w:rPr>
                                <w:rFonts w:ascii="Arial" w:hAnsi="Arial" w:cs="Arial"/>
                                <w:sz w:val="24"/>
                                <w:szCs w:val="24"/>
                              </w:rPr>
                            </w:pPr>
                            <w:r>
                              <w:rPr>
                                <w:rFonts w:ascii="Arial" w:hAnsi="Arial" w:cs="Arial"/>
                                <w:sz w:val="24"/>
                                <w:szCs w:val="24"/>
                              </w:rPr>
                              <w:t>Data protection</w:t>
                            </w:r>
                          </w:p>
                          <w:p w14:paraId="73456F9F" w14:textId="77777777" w:rsidR="004F5E2A" w:rsidRPr="00FC1CEB" w:rsidRDefault="004F5E2A">
                            <w:pPr>
                              <w:pStyle w:val="ListBullet"/>
                              <w:numPr>
                                <w:ilvl w:val="0"/>
                                <w:numId w:val="7"/>
                              </w:numPr>
                              <w:rPr>
                                <w:rFonts w:ascii="Arial" w:hAnsi="Arial" w:cs="Arial"/>
                                <w:sz w:val="24"/>
                                <w:szCs w:val="24"/>
                              </w:rPr>
                            </w:pPr>
                            <w:r>
                              <w:rPr>
                                <w:rFonts w:ascii="Arial" w:hAnsi="Arial" w:cs="Arial"/>
                                <w:sz w:val="24"/>
                                <w:szCs w:val="24"/>
                              </w:rPr>
                              <w:t>User rights</w:t>
                            </w:r>
                          </w:p>
                          <w:p w14:paraId="49D812F5" w14:textId="77777777" w:rsidR="004F5E2A" w:rsidRPr="00AA0385" w:rsidRDefault="004F5E2A" w:rsidP="004F5E2A">
                            <w:pPr>
                              <w:pStyle w:val="ListBullet"/>
                              <w:numPr>
                                <w:ilvl w:val="0"/>
                                <w:numId w:val="0"/>
                              </w:numPr>
                              <w:ind w:left="360" w:hanging="360"/>
                              <w:rPr>
                                <w:rFonts w:ascii="Arial" w:hAnsi="Arial" w:cs="Arial"/>
                                <w:b/>
                                <w:bCs/>
                                <w:sz w:val="24"/>
                                <w:szCs w:val="24"/>
                              </w:rPr>
                            </w:pPr>
                          </w:p>
                          <w:p w14:paraId="015C25F0" w14:textId="77777777" w:rsidR="004F5E2A" w:rsidRDefault="004F5E2A" w:rsidP="004F5E2A">
                            <w:pPr>
                              <w:pStyle w:val="ListBullet"/>
                              <w:numPr>
                                <w:ilvl w:val="0"/>
                                <w:numId w:val="0"/>
                              </w:numPr>
                              <w:ind w:left="360" w:hanging="360"/>
                              <w:rPr>
                                <w:rFonts w:ascii="Arial" w:hAnsi="Arial" w:cs="Arial"/>
                                <w:b/>
                                <w:bCs/>
                                <w:sz w:val="24"/>
                                <w:szCs w:val="24"/>
                              </w:rPr>
                            </w:pPr>
                            <w:r w:rsidRPr="00AA0385">
                              <w:rPr>
                                <w:rFonts w:ascii="Arial" w:hAnsi="Arial" w:cs="Arial"/>
                                <w:b/>
                                <w:bCs/>
                                <w:sz w:val="24"/>
                                <w:szCs w:val="24"/>
                              </w:rPr>
                              <w:t>Consumer Rights ACT 2015</w:t>
                            </w:r>
                          </w:p>
                          <w:p w14:paraId="47280F00" w14:textId="77777777" w:rsidR="004F5E2A" w:rsidRDefault="004F5E2A" w:rsidP="004F5E2A">
                            <w:pPr>
                              <w:pStyle w:val="ListBullet"/>
                              <w:numPr>
                                <w:ilvl w:val="0"/>
                                <w:numId w:val="0"/>
                              </w:numPr>
                              <w:ind w:left="360" w:hanging="360"/>
                              <w:rPr>
                                <w:rFonts w:ascii="Arial" w:hAnsi="Arial" w:cs="Arial"/>
                                <w:sz w:val="24"/>
                                <w:szCs w:val="24"/>
                              </w:rPr>
                            </w:pPr>
                            <w:r w:rsidRPr="007A2070">
                              <w:rPr>
                                <w:rFonts w:ascii="Arial" w:hAnsi="Arial" w:cs="Arial"/>
                                <w:sz w:val="24"/>
                                <w:szCs w:val="24"/>
                              </w:rPr>
                              <w:t>Digital and other products must meet the following standards:</w:t>
                            </w:r>
                          </w:p>
                          <w:p w14:paraId="66D45049" w14:textId="77777777" w:rsidR="004F5E2A" w:rsidRDefault="004F5E2A">
                            <w:pPr>
                              <w:pStyle w:val="ListBullet"/>
                              <w:numPr>
                                <w:ilvl w:val="0"/>
                                <w:numId w:val="6"/>
                              </w:numPr>
                              <w:rPr>
                                <w:rFonts w:ascii="Arial" w:hAnsi="Arial" w:cs="Arial"/>
                                <w:sz w:val="24"/>
                                <w:szCs w:val="24"/>
                              </w:rPr>
                            </w:pPr>
                            <w:r>
                              <w:rPr>
                                <w:rFonts w:ascii="Arial" w:hAnsi="Arial" w:cs="Arial"/>
                                <w:sz w:val="24"/>
                                <w:szCs w:val="24"/>
                              </w:rPr>
                              <w:t>Fully functionig</w:t>
                            </w:r>
                          </w:p>
                          <w:p w14:paraId="7A18EB4A" w14:textId="77777777" w:rsidR="004F5E2A" w:rsidRDefault="004F5E2A">
                            <w:pPr>
                              <w:pStyle w:val="ListBullet"/>
                              <w:numPr>
                                <w:ilvl w:val="0"/>
                                <w:numId w:val="6"/>
                              </w:numPr>
                              <w:rPr>
                                <w:rFonts w:ascii="Arial" w:hAnsi="Arial" w:cs="Arial"/>
                                <w:sz w:val="24"/>
                                <w:szCs w:val="24"/>
                              </w:rPr>
                            </w:pPr>
                            <w:r>
                              <w:rPr>
                                <w:rFonts w:ascii="Arial" w:hAnsi="Arial" w:cs="Arial"/>
                                <w:sz w:val="24"/>
                                <w:szCs w:val="24"/>
                              </w:rPr>
                              <w:t>Functionig as designed and described</w:t>
                            </w:r>
                          </w:p>
                          <w:p w14:paraId="29076FDE" w14:textId="77777777" w:rsidR="004F5E2A" w:rsidRDefault="004F5E2A">
                            <w:pPr>
                              <w:pStyle w:val="ListBullet"/>
                              <w:numPr>
                                <w:ilvl w:val="0"/>
                                <w:numId w:val="6"/>
                              </w:numPr>
                              <w:rPr>
                                <w:rFonts w:ascii="Arial" w:hAnsi="Arial" w:cs="Arial"/>
                                <w:b/>
                                <w:bCs/>
                                <w:sz w:val="24"/>
                                <w:szCs w:val="24"/>
                              </w:rPr>
                            </w:pPr>
                            <w:r>
                              <w:rPr>
                                <w:rFonts w:ascii="Arial" w:hAnsi="Arial" w:cs="Arial"/>
                                <w:sz w:val="24"/>
                                <w:szCs w:val="24"/>
                              </w:rPr>
                              <w:t>Coming with a description</w:t>
                            </w:r>
                          </w:p>
                          <w:p w14:paraId="1D5B6667" w14:textId="77777777" w:rsidR="004F5E2A" w:rsidRPr="00AA0385" w:rsidRDefault="004F5E2A" w:rsidP="004F5E2A">
                            <w:pPr>
                              <w:pStyle w:val="ListBullet"/>
                              <w:numPr>
                                <w:ilvl w:val="0"/>
                                <w:numId w:val="0"/>
                              </w:numPr>
                              <w:ind w:left="360" w:hanging="360"/>
                              <w:rPr>
                                <w:rFonts w:ascii="Arial" w:hAnsi="Arial" w:cs="Arial"/>
                                <w:b/>
                                <w:bCs/>
                                <w:sz w:val="24"/>
                                <w:szCs w:val="24"/>
                              </w:rPr>
                            </w:pPr>
                          </w:p>
                          <w:p w14:paraId="56742D39" w14:textId="77777777" w:rsidR="004F5E2A" w:rsidRDefault="004F5E2A" w:rsidP="004F5E2A">
                            <w:pPr>
                              <w:pStyle w:val="Content"/>
                            </w:pPr>
                          </w:p>
                          <w:p w14:paraId="41F7B933" w14:textId="77777777" w:rsidR="004F5E2A" w:rsidRDefault="004F5E2A" w:rsidP="004F5E2A">
                            <w:pPr>
                              <w:pStyle w:val="Heading2"/>
                            </w:pPr>
                          </w:p>
                          <w:p w14:paraId="5788BD08" w14:textId="77777777" w:rsidR="004F5E2A" w:rsidRDefault="004F5E2A" w:rsidP="004F5E2A">
                            <w:pPr>
                              <w:pStyle w:val="Content"/>
                            </w:pPr>
                          </w:p>
                          <w:p w14:paraId="33C8BE23" w14:textId="77777777" w:rsidR="004F5E2A" w:rsidRDefault="004F5E2A" w:rsidP="004F5E2A">
                            <w:pPr>
                              <w:pStyle w:val="Content"/>
                            </w:pPr>
                          </w:p>
                          <w:p w14:paraId="37332393" w14:textId="77777777" w:rsidR="004F5E2A" w:rsidRDefault="004F5E2A" w:rsidP="004F5E2A">
                            <w:pPr>
                              <w:pStyle w:val="Content"/>
                            </w:pP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58E6170A" id="Text Box 33" o:spid="_x0000_s1041" type="#_x0000_t202" style="width:483.2pt;height:50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" filled="f" stroked="f" strokeweight=".5pt">
                <v:textbox inset=",14.4pt">
                  <w:txbxContent>
                    <w:p w14:paraId="78149866" w14:textId="77777777" w:rsidR="004F5E2A" w:rsidRPr="00B8418A" w:rsidRDefault="004F5E2A" w:rsidP="004F5E2A">
                      <w:pPr>
                        <w:pStyle w:val="Heading2"/>
                        <w:rPr>
                          <w:rFonts w:ascii="Arial" w:hAnsi="Arial" w:cs="Arial"/>
                          <w:color w:val="0065BA" w:themeColor="accent1" w:themeShade="BF"/>
                          <w:sz w:val="32"/>
                          <w:szCs w:val="32"/>
                        </w:rPr>
                      </w:pPr>
                      <w:r w:rsidRPr="00B8418A">
                        <w:rPr>
                          <w:rFonts w:ascii="Arial" w:hAnsi="Arial" w:cs="Arial"/>
                          <w:color w:val="0065BA" w:themeColor="accent1" w:themeShade="BF"/>
                          <w:sz w:val="32"/>
                          <w:szCs w:val="32"/>
                        </w:rPr>
                        <w:t xml:space="preserve">Related </w:t>
                      </w:r>
                      <w:r>
                        <w:rPr>
                          <w:rFonts w:ascii="Arial" w:hAnsi="Arial" w:cs="Arial"/>
                          <w:color w:val="0065BA" w:themeColor="accent1" w:themeShade="BF"/>
                          <w:sz w:val="32"/>
                          <w:szCs w:val="32"/>
                        </w:rPr>
                        <w:t>Legislation</w:t>
                      </w:r>
                    </w:p>
                    <w:p w14:paraId="49277CC3" w14:textId="77777777" w:rsidR="004F5E2A" w:rsidRDefault="004F5E2A" w:rsidP="004F5E2A">
                      <w:pPr>
                        <w:pStyle w:val="Content"/>
                        <w:rPr>
                          <w:rFonts w:ascii="Arial" w:hAnsi="Arial" w:cs="Arial"/>
                          <w:b/>
                          <w:bCs/>
                          <w:sz w:val="24"/>
                          <w:szCs w:val="24"/>
                        </w:rPr>
                      </w:pPr>
                      <w:r w:rsidRPr="00B8418A">
                        <w:rPr>
                          <w:rFonts w:ascii="Arial" w:hAnsi="Arial" w:cs="Arial"/>
                          <w:b/>
                          <w:bCs/>
                          <w:sz w:val="24"/>
                          <w:szCs w:val="24"/>
                        </w:rPr>
                        <w:t>Computer Misuse Act 1990</w:t>
                      </w:r>
                    </w:p>
                    <w:p w14:paraId="0AEA1A7D" w14:textId="77777777" w:rsidR="004F5E2A" w:rsidRPr="00F2619C" w:rsidRDefault="004F5E2A" w:rsidP="004F5E2A">
                      <w:pPr>
                        <w:pStyle w:val="Content"/>
                        <w:rPr>
                          <w:rFonts w:ascii="Arial" w:hAnsi="Arial" w:cs="Arial"/>
                          <w:b/>
                          <w:bCs/>
                          <w:sz w:val="24"/>
                          <w:szCs w:val="24"/>
                        </w:rPr>
                      </w:pPr>
                      <w:r w:rsidRPr="0034683D">
                        <w:rPr>
                          <w:rFonts w:ascii="Arial" w:hAnsi="Arial" w:cs="Arial"/>
                          <w:sz w:val="24"/>
                          <w:szCs w:val="24"/>
                        </w:rPr>
                        <w:t>Prohibits breaches of security regarding</w:t>
                      </w:r>
                    </w:p>
                    <w:p w14:paraId="5206D220" w14:textId="77777777" w:rsidR="004F5E2A" w:rsidRPr="0034683D" w:rsidRDefault="004F5E2A">
                      <w:pPr>
                        <w:pStyle w:val="Content"/>
                        <w:numPr>
                          <w:ilvl w:val="0"/>
                          <w:numId w:val="5"/>
                        </w:numPr>
                        <w:rPr>
                          <w:rFonts w:ascii="Arial" w:hAnsi="Arial" w:cs="Arial"/>
                          <w:sz w:val="24"/>
                          <w:szCs w:val="24"/>
                        </w:rPr>
                      </w:pPr>
                      <w:r>
                        <w:rPr>
                          <w:rFonts w:ascii="Arial" w:hAnsi="Arial" w:cs="Arial"/>
                          <w:sz w:val="24"/>
                          <w:szCs w:val="24"/>
                        </w:rPr>
                        <w:t>Accessing someone else’s device without permissions</w:t>
                      </w:r>
                    </w:p>
                    <w:p w14:paraId="6AB7EF9D" w14:textId="77777777" w:rsidR="004F5E2A" w:rsidRPr="0034683D" w:rsidRDefault="004F5E2A">
                      <w:pPr>
                        <w:pStyle w:val="Content"/>
                        <w:numPr>
                          <w:ilvl w:val="0"/>
                          <w:numId w:val="5"/>
                        </w:numPr>
                        <w:rPr>
                          <w:rFonts w:ascii="Arial" w:hAnsi="Arial" w:cs="Arial"/>
                          <w:sz w:val="24"/>
                          <w:szCs w:val="24"/>
                        </w:rPr>
                      </w:pPr>
                      <w:r w:rsidRPr="0034683D">
                        <w:rPr>
                          <w:rFonts w:ascii="Arial" w:hAnsi="Arial" w:cs="Arial"/>
                          <w:sz w:val="24"/>
                          <w:szCs w:val="24"/>
                        </w:rPr>
                        <w:t>Committing further crimes</w:t>
                      </w:r>
                    </w:p>
                    <w:p w14:paraId="2D7039A5" w14:textId="77777777" w:rsidR="004F5E2A" w:rsidRDefault="004F5E2A">
                      <w:pPr>
                        <w:pStyle w:val="Content"/>
                        <w:numPr>
                          <w:ilvl w:val="0"/>
                          <w:numId w:val="5"/>
                        </w:numPr>
                        <w:rPr>
                          <w:rFonts w:ascii="Arial" w:hAnsi="Arial" w:cs="Arial"/>
                          <w:sz w:val="24"/>
                          <w:szCs w:val="24"/>
                        </w:rPr>
                      </w:pPr>
                      <w:r w:rsidRPr="0034683D">
                        <w:rPr>
                          <w:rFonts w:ascii="Arial" w:hAnsi="Arial" w:cs="Arial"/>
                          <w:sz w:val="24"/>
                          <w:szCs w:val="24"/>
                        </w:rPr>
                        <w:t>Making changes</w:t>
                      </w:r>
                      <w:r>
                        <w:rPr>
                          <w:rFonts w:ascii="Arial" w:hAnsi="Arial" w:cs="Arial"/>
                          <w:sz w:val="24"/>
                          <w:szCs w:val="24"/>
                        </w:rPr>
                        <w:t xml:space="preserve"> or destroying</w:t>
                      </w:r>
                      <w:r w:rsidRPr="0034683D">
                        <w:rPr>
                          <w:rFonts w:ascii="Arial" w:hAnsi="Arial" w:cs="Arial"/>
                          <w:sz w:val="24"/>
                          <w:szCs w:val="24"/>
                        </w:rPr>
                        <w:t xml:space="preserve"> software and hardware</w:t>
                      </w:r>
                    </w:p>
                    <w:p w14:paraId="45604017" w14:textId="77777777" w:rsidR="004F5E2A" w:rsidRPr="0034683D" w:rsidRDefault="004F5E2A" w:rsidP="004F5E2A">
                      <w:pPr>
                        <w:pStyle w:val="Content"/>
                        <w:spacing w:after="240"/>
                        <w:rPr>
                          <w:rFonts w:ascii="Arial" w:hAnsi="Arial" w:cs="Arial"/>
                          <w:sz w:val="24"/>
                          <w:szCs w:val="24"/>
                        </w:rPr>
                      </w:pPr>
                      <w:r>
                        <w:rPr>
                          <w:rFonts w:ascii="Arial" w:hAnsi="Arial" w:cs="Arial"/>
                          <w:sz w:val="24"/>
                          <w:szCs w:val="24"/>
                        </w:rPr>
                        <w:t>Amendments made to the Computer Misuse ACT by the Police and Justice ACT 2006 which bans designing, distributing or possession of hacking tools, DOS and DDOS.</w:t>
                      </w:r>
                    </w:p>
                    <w:p w14:paraId="18878155" w14:textId="77777777" w:rsidR="004F5E2A" w:rsidRDefault="004F5E2A" w:rsidP="004F5E2A">
                      <w:pPr>
                        <w:pStyle w:val="ListBullet"/>
                        <w:numPr>
                          <w:ilvl w:val="0"/>
                          <w:numId w:val="0"/>
                        </w:numPr>
                        <w:rPr>
                          <w:rFonts w:ascii="Arial" w:hAnsi="Arial" w:cs="Arial"/>
                          <w:b/>
                          <w:bCs/>
                          <w:sz w:val="24"/>
                          <w:szCs w:val="24"/>
                        </w:rPr>
                      </w:pPr>
                      <w:r w:rsidRPr="00AA0385">
                        <w:rPr>
                          <w:rFonts w:ascii="Arial" w:hAnsi="Arial" w:cs="Arial"/>
                          <w:b/>
                          <w:bCs/>
                          <w:sz w:val="24"/>
                          <w:szCs w:val="24"/>
                        </w:rPr>
                        <w:t>The Copyright(computer Programs)regualtions 1992</w:t>
                      </w:r>
                    </w:p>
                    <w:p w14:paraId="21795E97" w14:textId="77777777" w:rsidR="004F5E2A" w:rsidRDefault="004F5E2A" w:rsidP="004F5E2A">
                      <w:pPr>
                        <w:pStyle w:val="ListBullet"/>
                        <w:numPr>
                          <w:ilvl w:val="0"/>
                          <w:numId w:val="0"/>
                        </w:numPr>
                        <w:ind w:left="360" w:hanging="360"/>
                        <w:rPr>
                          <w:rFonts w:ascii="Arial" w:hAnsi="Arial" w:cs="Arial"/>
                          <w:sz w:val="24"/>
                          <w:szCs w:val="24"/>
                        </w:rPr>
                      </w:pPr>
                      <w:r>
                        <w:rPr>
                          <w:rFonts w:ascii="Arial" w:hAnsi="Arial" w:cs="Arial"/>
                          <w:sz w:val="24"/>
                          <w:szCs w:val="24"/>
                        </w:rPr>
                        <w:t>Replaced Copyright, Designs and Patent ACT 1998</w:t>
                      </w:r>
                    </w:p>
                    <w:p w14:paraId="482E8FFC" w14:textId="77777777" w:rsidR="004F5E2A" w:rsidRDefault="004F5E2A">
                      <w:pPr>
                        <w:pStyle w:val="ListBullet"/>
                        <w:numPr>
                          <w:ilvl w:val="0"/>
                          <w:numId w:val="6"/>
                        </w:numPr>
                        <w:rPr>
                          <w:rFonts w:ascii="Arial" w:hAnsi="Arial" w:cs="Arial"/>
                          <w:sz w:val="24"/>
                          <w:szCs w:val="24"/>
                        </w:rPr>
                      </w:pPr>
                      <w:r>
                        <w:rPr>
                          <w:rFonts w:ascii="Arial" w:hAnsi="Arial" w:cs="Arial"/>
                          <w:sz w:val="24"/>
                          <w:szCs w:val="24"/>
                        </w:rPr>
                        <w:t>Rights for computer products</w:t>
                      </w:r>
                    </w:p>
                    <w:p w14:paraId="3D569B2D" w14:textId="77777777" w:rsidR="004F5E2A" w:rsidRDefault="004F5E2A">
                      <w:pPr>
                        <w:pStyle w:val="ListBullet"/>
                        <w:numPr>
                          <w:ilvl w:val="0"/>
                          <w:numId w:val="6"/>
                        </w:numPr>
                        <w:rPr>
                          <w:rFonts w:ascii="Arial" w:hAnsi="Arial" w:cs="Arial"/>
                          <w:sz w:val="24"/>
                          <w:szCs w:val="24"/>
                        </w:rPr>
                      </w:pPr>
                      <w:r>
                        <w:rPr>
                          <w:rFonts w:ascii="Arial" w:hAnsi="Arial" w:cs="Arial"/>
                          <w:sz w:val="24"/>
                          <w:szCs w:val="24"/>
                        </w:rPr>
                        <w:t>Licensed software is only used by permission from the owner</w:t>
                      </w:r>
                    </w:p>
                    <w:p w14:paraId="3E8BE504" w14:textId="77777777" w:rsidR="004F5E2A" w:rsidRPr="007A2070" w:rsidRDefault="004F5E2A">
                      <w:pPr>
                        <w:pStyle w:val="ListBullet"/>
                        <w:numPr>
                          <w:ilvl w:val="0"/>
                          <w:numId w:val="6"/>
                        </w:numPr>
                        <w:rPr>
                          <w:rFonts w:ascii="Arial" w:hAnsi="Arial" w:cs="Arial"/>
                          <w:sz w:val="24"/>
                          <w:szCs w:val="24"/>
                        </w:rPr>
                      </w:pPr>
                      <w:r>
                        <w:rPr>
                          <w:rFonts w:ascii="Arial" w:hAnsi="Arial" w:cs="Arial"/>
                          <w:sz w:val="24"/>
                          <w:szCs w:val="24"/>
                        </w:rPr>
                        <w:t>Protective restrictions made on Open Sourced material</w:t>
                      </w:r>
                    </w:p>
                    <w:p w14:paraId="17DD91DD" w14:textId="77777777" w:rsidR="004F5E2A" w:rsidRPr="00AA0385" w:rsidRDefault="004F5E2A" w:rsidP="004F5E2A">
                      <w:pPr>
                        <w:pStyle w:val="ListBullet"/>
                        <w:numPr>
                          <w:ilvl w:val="0"/>
                          <w:numId w:val="0"/>
                        </w:numPr>
                        <w:ind w:left="360" w:hanging="360"/>
                        <w:rPr>
                          <w:rFonts w:ascii="Arial" w:hAnsi="Arial" w:cs="Arial"/>
                          <w:b/>
                          <w:bCs/>
                          <w:sz w:val="24"/>
                          <w:szCs w:val="24"/>
                        </w:rPr>
                      </w:pPr>
                    </w:p>
                    <w:p w14:paraId="2A3182BC" w14:textId="77777777" w:rsidR="004F5E2A" w:rsidRPr="00AA0385" w:rsidRDefault="004F5E2A" w:rsidP="004F5E2A">
                      <w:pPr>
                        <w:pStyle w:val="ListBullet"/>
                        <w:numPr>
                          <w:ilvl w:val="0"/>
                          <w:numId w:val="0"/>
                        </w:numPr>
                        <w:ind w:left="360" w:hanging="360"/>
                        <w:rPr>
                          <w:rFonts w:ascii="Arial" w:hAnsi="Arial" w:cs="Arial"/>
                          <w:b/>
                          <w:bCs/>
                          <w:sz w:val="24"/>
                          <w:szCs w:val="24"/>
                        </w:rPr>
                      </w:pPr>
                    </w:p>
                    <w:p w14:paraId="487129A8" w14:textId="77777777" w:rsidR="004F5E2A" w:rsidRDefault="004F5E2A" w:rsidP="004F5E2A">
                      <w:pPr>
                        <w:pStyle w:val="ListBullet"/>
                        <w:numPr>
                          <w:ilvl w:val="0"/>
                          <w:numId w:val="0"/>
                        </w:numPr>
                        <w:ind w:left="360" w:hanging="360"/>
                        <w:rPr>
                          <w:rFonts w:ascii="Arial" w:hAnsi="Arial" w:cs="Arial"/>
                          <w:b/>
                          <w:bCs/>
                          <w:sz w:val="24"/>
                          <w:szCs w:val="24"/>
                        </w:rPr>
                      </w:pPr>
                      <w:r w:rsidRPr="00AA0385">
                        <w:rPr>
                          <w:rFonts w:ascii="Arial" w:hAnsi="Arial" w:cs="Arial"/>
                          <w:b/>
                          <w:bCs/>
                          <w:sz w:val="24"/>
                          <w:szCs w:val="24"/>
                        </w:rPr>
                        <w:t>Data Protection ACT 2018</w:t>
                      </w:r>
                    </w:p>
                    <w:p w14:paraId="3857F72F" w14:textId="77777777" w:rsidR="004F5E2A" w:rsidRDefault="004F5E2A" w:rsidP="004F5E2A">
                      <w:pPr>
                        <w:pStyle w:val="ListBullet"/>
                        <w:numPr>
                          <w:ilvl w:val="0"/>
                          <w:numId w:val="0"/>
                        </w:numPr>
                        <w:ind w:left="360" w:hanging="360"/>
                        <w:rPr>
                          <w:rFonts w:ascii="Arial" w:hAnsi="Arial" w:cs="Arial"/>
                          <w:sz w:val="24"/>
                          <w:szCs w:val="24"/>
                        </w:rPr>
                      </w:pPr>
                      <w:r>
                        <w:rPr>
                          <w:rFonts w:ascii="Arial" w:hAnsi="Arial" w:cs="Arial"/>
                          <w:sz w:val="24"/>
                          <w:szCs w:val="24"/>
                        </w:rPr>
                        <w:t>Regulating all commerce within the UK while a</w:t>
                      </w:r>
                      <w:r w:rsidRPr="00FC1CEB">
                        <w:rPr>
                          <w:rFonts w:ascii="Arial" w:hAnsi="Arial" w:cs="Arial"/>
                          <w:sz w:val="24"/>
                          <w:szCs w:val="24"/>
                        </w:rPr>
                        <w:t xml:space="preserve"> </w:t>
                      </w:r>
                      <w:r>
                        <w:rPr>
                          <w:rFonts w:ascii="Arial" w:hAnsi="Arial" w:cs="Arial"/>
                          <w:sz w:val="24"/>
                          <w:szCs w:val="24"/>
                        </w:rPr>
                        <w:t xml:space="preserve">similar </w:t>
                      </w:r>
                      <w:r w:rsidRPr="00FC1CEB">
                        <w:rPr>
                          <w:rFonts w:ascii="Arial" w:hAnsi="Arial" w:cs="Arial"/>
                          <w:sz w:val="24"/>
                          <w:szCs w:val="24"/>
                        </w:rPr>
                        <w:t>new law, GDPR, The General Dat</w:t>
                      </w:r>
                      <w:r>
                        <w:rPr>
                          <w:rFonts w:ascii="Arial" w:hAnsi="Arial" w:cs="Arial"/>
                          <w:sz w:val="24"/>
                          <w:szCs w:val="24"/>
                        </w:rPr>
                        <w:t>a</w:t>
                      </w:r>
                    </w:p>
                    <w:p w14:paraId="21B2A828" w14:textId="77777777" w:rsidR="004F5E2A" w:rsidRDefault="004F5E2A" w:rsidP="004F5E2A">
                      <w:pPr>
                        <w:pStyle w:val="ListBullet"/>
                        <w:numPr>
                          <w:ilvl w:val="0"/>
                          <w:numId w:val="0"/>
                        </w:numPr>
                        <w:ind w:left="360" w:hanging="360"/>
                        <w:rPr>
                          <w:rFonts w:ascii="Arial" w:hAnsi="Arial" w:cs="Arial"/>
                          <w:sz w:val="24"/>
                          <w:szCs w:val="24"/>
                        </w:rPr>
                      </w:pPr>
                      <w:r w:rsidRPr="00FC1CEB">
                        <w:rPr>
                          <w:rFonts w:ascii="Arial" w:hAnsi="Arial" w:cs="Arial"/>
                          <w:sz w:val="24"/>
                          <w:szCs w:val="24"/>
                        </w:rPr>
                        <w:t>Protection Regulation</w:t>
                      </w:r>
                      <w:r>
                        <w:rPr>
                          <w:rFonts w:ascii="Arial" w:hAnsi="Arial" w:cs="Arial"/>
                          <w:sz w:val="24"/>
                          <w:szCs w:val="24"/>
                        </w:rPr>
                        <w:t xml:space="preserve"> 2018 replaced it for companies in business with EU countries.</w:t>
                      </w:r>
                    </w:p>
                    <w:p w14:paraId="5DE9D774" w14:textId="77777777" w:rsidR="004F5E2A" w:rsidRDefault="004F5E2A" w:rsidP="004F5E2A">
                      <w:pPr>
                        <w:pStyle w:val="ListBullet"/>
                        <w:numPr>
                          <w:ilvl w:val="0"/>
                          <w:numId w:val="0"/>
                        </w:numPr>
                        <w:ind w:left="360" w:hanging="360"/>
                        <w:rPr>
                          <w:rFonts w:ascii="Arial" w:hAnsi="Arial" w:cs="Arial"/>
                          <w:sz w:val="24"/>
                          <w:szCs w:val="24"/>
                        </w:rPr>
                      </w:pPr>
                    </w:p>
                    <w:p w14:paraId="6EFB5D92" w14:textId="77777777" w:rsidR="004F5E2A" w:rsidRDefault="004F5E2A" w:rsidP="004F5E2A">
                      <w:pPr>
                        <w:pStyle w:val="ListBullet"/>
                        <w:numPr>
                          <w:ilvl w:val="0"/>
                          <w:numId w:val="0"/>
                        </w:numPr>
                        <w:ind w:left="360" w:hanging="360"/>
                        <w:rPr>
                          <w:rFonts w:ascii="Arial" w:hAnsi="Arial" w:cs="Arial"/>
                          <w:sz w:val="24"/>
                          <w:szCs w:val="24"/>
                        </w:rPr>
                      </w:pPr>
                      <w:r>
                        <w:rPr>
                          <w:rFonts w:ascii="Arial" w:hAnsi="Arial" w:cs="Arial"/>
                          <w:sz w:val="24"/>
                          <w:szCs w:val="24"/>
                        </w:rPr>
                        <w:t>Data Protection ACT 2018 contains details about:</w:t>
                      </w:r>
                    </w:p>
                    <w:p w14:paraId="3C41A17A" w14:textId="77777777" w:rsidR="004F5E2A" w:rsidRDefault="004F5E2A">
                      <w:pPr>
                        <w:pStyle w:val="ListBullet"/>
                        <w:numPr>
                          <w:ilvl w:val="0"/>
                          <w:numId w:val="7"/>
                        </w:numPr>
                        <w:rPr>
                          <w:rFonts w:ascii="Arial" w:hAnsi="Arial" w:cs="Arial"/>
                          <w:sz w:val="24"/>
                          <w:szCs w:val="24"/>
                        </w:rPr>
                      </w:pPr>
                      <w:r>
                        <w:rPr>
                          <w:rFonts w:ascii="Arial" w:hAnsi="Arial" w:cs="Arial"/>
                          <w:sz w:val="24"/>
                          <w:szCs w:val="24"/>
                        </w:rPr>
                        <w:t xml:space="preserve">Defining transparancy of data content </w:t>
                      </w:r>
                    </w:p>
                    <w:p w14:paraId="3CDC8D7A" w14:textId="77777777" w:rsidR="004F5E2A" w:rsidRDefault="004F5E2A">
                      <w:pPr>
                        <w:pStyle w:val="ListBullet"/>
                        <w:numPr>
                          <w:ilvl w:val="0"/>
                          <w:numId w:val="7"/>
                        </w:numPr>
                        <w:rPr>
                          <w:rFonts w:ascii="Arial" w:hAnsi="Arial" w:cs="Arial"/>
                          <w:sz w:val="24"/>
                          <w:szCs w:val="24"/>
                        </w:rPr>
                      </w:pPr>
                      <w:r>
                        <w:rPr>
                          <w:rFonts w:ascii="Arial" w:hAnsi="Arial" w:cs="Arial"/>
                          <w:sz w:val="24"/>
                          <w:szCs w:val="24"/>
                        </w:rPr>
                        <w:t>Purpose and use of data</w:t>
                      </w:r>
                    </w:p>
                    <w:p w14:paraId="742C5816" w14:textId="77777777" w:rsidR="004F5E2A" w:rsidRDefault="004F5E2A">
                      <w:pPr>
                        <w:pStyle w:val="ListBullet"/>
                        <w:numPr>
                          <w:ilvl w:val="0"/>
                          <w:numId w:val="7"/>
                        </w:numPr>
                        <w:rPr>
                          <w:rFonts w:ascii="Arial" w:hAnsi="Arial" w:cs="Arial"/>
                          <w:sz w:val="24"/>
                          <w:szCs w:val="24"/>
                        </w:rPr>
                      </w:pPr>
                      <w:r>
                        <w:rPr>
                          <w:rFonts w:ascii="Arial" w:hAnsi="Arial" w:cs="Arial"/>
                          <w:sz w:val="24"/>
                          <w:szCs w:val="24"/>
                        </w:rPr>
                        <w:t>Timeliness of organisational data</w:t>
                      </w:r>
                    </w:p>
                    <w:p w14:paraId="643C2ADE" w14:textId="77777777" w:rsidR="004F5E2A" w:rsidRDefault="004F5E2A">
                      <w:pPr>
                        <w:pStyle w:val="ListBullet"/>
                        <w:numPr>
                          <w:ilvl w:val="0"/>
                          <w:numId w:val="7"/>
                        </w:numPr>
                        <w:rPr>
                          <w:rFonts w:ascii="Arial" w:hAnsi="Arial" w:cs="Arial"/>
                          <w:sz w:val="24"/>
                          <w:szCs w:val="24"/>
                        </w:rPr>
                      </w:pPr>
                      <w:r>
                        <w:rPr>
                          <w:rFonts w:ascii="Arial" w:hAnsi="Arial" w:cs="Arial"/>
                          <w:sz w:val="24"/>
                          <w:szCs w:val="24"/>
                        </w:rPr>
                        <w:t>Data protection</w:t>
                      </w:r>
                    </w:p>
                    <w:p w14:paraId="73456F9F" w14:textId="77777777" w:rsidR="004F5E2A" w:rsidRPr="00FC1CEB" w:rsidRDefault="004F5E2A">
                      <w:pPr>
                        <w:pStyle w:val="ListBullet"/>
                        <w:numPr>
                          <w:ilvl w:val="0"/>
                          <w:numId w:val="7"/>
                        </w:numPr>
                        <w:rPr>
                          <w:rFonts w:ascii="Arial" w:hAnsi="Arial" w:cs="Arial"/>
                          <w:sz w:val="24"/>
                          <w:szCs w:val="24"/>
                        </w:rPr>
                      </w:pPr>
                      <w:r>
                        <w:rPr>
                          <w:rFonts w:ascii="Arial" w:hAnsi="Arial" w:cs="Arial"/>
                          <w:sz w:val="24"/>
                          <w:szCs w:val="24"/>
                        </w:rPr>
                        <w:t>User rights</w:t>
                      </w:r>
                    </w:p>
                    <w:p w14:paraId="49D812F5" w14:textId="77777777" w:rsidR="004F5E2A" w:rsidRPr="00AA0385" w:rsidRDefault="004F5E2A" w:rsidP="004F5E2A">
                      <w:pPr>
                        <w:pStyle w:val="ListBullet"/>
                        <w:numPr>
                          <w:ilvl w:val="0"/>
                          <w:numId w:val="0"/>
                        </w:numPr>
                        <w:ind w:left="360" w:hanging="360"/>
                        <w:rPr>
                          <w:rFonts w:ascii="Arial" w:hAnsi="Arial" w:cs="Arial"/>
                          <w:b/>
                          <w:bCs/>
                          <w:sz w:val="24"/>
                          <w:szCs w:val="24"/>
                        </w:rPr>
                      </w:pPr>
                    </w:p>
                    <w:p w14:paraId="015C25F0" w14:textId="77777777" w:rsidR="004F5E2A" w:rsidRDefault="004F5E2A" w:rsidP="004F5E2A">
                      <w:pPr>
                        <w:pStyle w:val="ListBullet"/>
                        <w:numPr>
                          <w:ilvl w:val="0"/>
                          <w:numId w:val="0"/>
                        </w:numPr>
                        <w:ind w:left="360" w:hanging="360"/>
                        <w:rPr>
                          <w:rFonts w:ascii="Arial" w:hAnsi="Arial" w:cs="Arial"/>
                          <w:b/>
                          <w:bCs/>
                          <w:sz w:val="24"/>
                          <w:szCs w:val="24"/>
                        </w:rPr>
                      </w:pPr>
                      <w:r w:rsidRPr="00AA0385">
                        <w:rPr>
                          <w:rFonts w:ascii="Arial" w:hAnsi="Arial" w:cs="Arial"/>
                          <w:b/>
                          <w:bCs/>
                          <w:sz w:val="24"/>
                          <w:szCs w:val="24"/>
                        </w:rPr>
                        <w:t>Consumer Rights ACT 2015</w:t>
                      </w:r>
                    </w:p>
                    <w:p w14:paraId="47280F00" w14:textId="77777777" w:rsidR="004F5E2A" w:rsidRDefault="004F5E2A" w:rsidP="004F5E2A">
                      <w:pPr>
                        <w:pStyle w:val="ListBullet"/>
                        <w:numPr>
                          <w:ilvl w:val="0"/>
                          <w:numId w:val="0"/>
                        </w:numPr>
                        <w:ind w:left="360" w:hanging="360"/>
                        <w:rPr>
                          <w:rFonts w:ascii="Arial" w:hAnsi="Arial" w:cs="Arial"/>
                          <w:sz w:val="24"/>
                          <w:szCs w:val="24"/>
                        </w:rPr>
                      </w:pPr>
                      <w:r w:rsidRPr="007A2070">
                        <w:rPr>
                          <w:rFonts w:ascii="Arial" w:hAnsi="Arial" w:cs="Arial"/>
                          <w:sz w:val="24"/>
                          <w:szCs w:val="24"/>
                        </w:rPr>
                        <w:t>Digital and other products must meet the following standards:</w:t>
                      </w:r>
                    </w:p>
                    <w:p w14:paraId="66D45049" w14:textId="77777777" w:rsidR="004F5E2A" w:rsidRDefault="004F5E2A">
                      <w:pPr>
                        <w:pStyle w:val="ListBullet"/>
                        <w:numPr>
                          <w:ilvl w:val="0"/>
                          <w:numId w:val="6"/>
                        </w:numPr>
                        <w:rPr>
                          <w:rFonts w:ascii="Arial" w:hAnsi="Arial" w:cs="Arial"/>
                          <w:sz w:val="24"/>
                          <w:szCs w:val="24"/>
                        </w:rPr>
                      </w:pPr>
                      <w:r>
                        <w:rPr>
                          <w:rFonts w:ascii="Arial" w:hAnsi="Arial" w:cs="Arial"/>
                          <w:sz w:val="24"/>
                          <w:szCs w:val="24"/>
                        </w:rPr>
                        <w:t>Fully functionig</w:t>
                      </w:r>
                    </w:p>
                    <w:p w14:paraId="7A18EB4A" w14:textId="77777777" w:rsidR="004F5E2A" w:rsidRDefault="004F5E2A">
                      <w:pPr>
                        <w:pStyle w:val="ListBullet"/>
                        <w:numPr>
                          <w:ilvl w:val="0"/>
                          <w:numId w:val="6"/>
                        </w:numPr>
                        <w:rPr>
                          <w:rFonts w:ascii="Arial" w:hAnsi="Arial" w:cs="Arial"/>
                          <w:sz w:val="24"/>
                          <w:szCs w:val="24"/>
                        </w:rPr>
                      </w:pPr>
                      <w:r>
                        <w:rPr>
                          <w:rFonts w:ascii="Arial" w:hAnsi="Arial" w:cs="Arial"/>
                          <w:sz w:val="24"/>
                          <w:szCs w:val="24"/>
                        </w:rPr>
                        <w:t>Functionig as designed and described</w:t>
                      </w:r>
                    </w:p>
                    <w:p w14:paraId="29076FDE" w14:textId="77777777" w:rsidR="004F5E2A" w:rsidRDefault="004F5E2A">
                      <w:pPr>
                        <w:pStyle w:val="ListBullet"/>
                        <w:numPr>
                          <w:ilvl w:val="0"/>
                          <w:numId w:val="6"/>
                        </w:numPr>
                        <w:rPr>
                          <w:rFonts w:ascii="Arial" w:hAnsi="Arial" w:cs="Arial"/>
                          <w:b/>
                          <w:bCs/>
                          <w:sz w:val="24"/>
                          <w:szCs w:val="24"/>
                        </w:rPr>
                      </w:pPr>
                      <w:r>
                        <w:rPr>
                          <w:rFonts w:ascii="Arial" w:hAnsi="Arial" w:cs="Arial"/>
                          <w:sz w:val="24"/>
                          <w:szCs w:val="24"/>
                        </w:rPr>
                        <w:t>Coming with a description</w:t>
                      </w:r>
                    </w:p>
                    <w:p w14:paraId="1D5B6667" w14:textId="77777777" w:rsidR="004F5E2A" w:rsidRPr="00AA0385" w:rsidRDefault="004F5E2A" w:rsidP="004F5E2A">
                      <w:pPr>
                        <w:pStyle w:val="ListBullet"/>
                        <w:numPr>
                          <w:ilvl w:val="0"/>
                          <w:numId w:val="0"/>
                        </w:numPr>
                        <w:ind w:left="360" w:hanging="360"/>
                        <w:rPr>
                          <w:rFonts w:ascii="Arial" w:hAnsi="Arial" w:cs="Arial"/>
                          <w:b/>
                          <w:bCs/>
                          <w:sz w:val="24"/>
                          <w:szCs w:val="24"/>
                        </w:rPr>
                      </w:pPr>
                    </w:p>
                    <w:p w14:paraId="56742D39" w14:textId="77777777" w:rsidR="004F5E2A" w:rsidRDefault="004F5E2A" w:rsidP="004F5E2A">
                      <w:pPr>
                        <w:pStyle w:val="Content"/>
                      </w:pPr>
                    </w:p>
                    <w:p w14:paraId="41F7B933" w14:textId="77777777" w:rsidR="004F5E2A" w:rsidRDefault="004F5E2A" w:rsidP="004F5E2A">
                      <w:pPr>
                        <w:pStyle w:val="Heading2"/>
                      </w:pPr>
                    </w:p>
                    <w:p w14:paraId="5788BD08" w14:textId="77777777" w:rsidR="004F5E2A" w:rsidRDefault="004F5E2A" w:rsidP="004F5E2A">
                      <w:pPr>
                        <w:pStyle w:val="Content"/>
                      </w:pPr>
                    </w:p>
                    <w:p w14:paraId="33C8BE23" w14:textId="77777777" w:rsidR="004F5E2A" w:rsidRDefault="004F5E2A" w:rsidP="004F5E2A">
                      <w:pPr>
                        <w:pStyle w:val="Content"/>
                      </w:pPr>
                    </w:p>
                    <w:p w14:paraId="37332393" w14:textId="77777777" w:rsidR="004F5E2A" w:rsidRDefault="004F5E2A" w:rsidP="004F5E2A">
                      <w:pPr>
                        <w:pStyle w:val="Content"/>
                      </w:pPr>
                    </w:p>
                  </w:txbxContent>
                </v:textbox>
                <w10:anchorlock/>
              </v:shape>
            </w:pict>
          </mc:Fallback>
        </mc:AlternateContent>
      </w:r>
    </w:p>
    <w:p w14:paraId="25D0F897" w14:textId="797B1D19" w:rsidR="00954556" w:rsidRPr="0031343A" w:rsidRDefault="00954556" w:rsidP="0031343A">
      <w:pPr>
        <w:suppressAutoHyphens/>
        <w:autoSpaceDN w:val="0"/>
        <w:spacing w:after="160" w:line="256" w:lineRule="auto"/>
        <w:rPr>
          <w:rFonts w:ascii="Arial" w:hAnsi="Arial" w:cs="Arial"/>
          <w:b w:val="0"/>
          <w:bCs/>
        </w:rPr>
      </w:pPr>
    </w:p>
    <w:p w14:paraId="61892B7E" w14:textId="4605E173" w:rsidR="00ED5D81" w:rsidRDefault="00680160" w:rsidP="001F0AF0">
      <w:pPr>
        <w:spacing w:after="200"/>
      </w:pPr>
      <w:r w:rsidRPr="00680160">
        <w:rPr>
          <w:noProof/>
        </w:rPr>
        <w:lastRenderedPageBreak/>
        <mc:AlternateContent>
          <mc:Choice Requires="wps">
            <w:drawing>
              <wp:inline distT="0" distB="0" distL="0" distR="0" wp14:anchorId="6AA6C25B" wp14:editId="3FD2D1F9">
                <wp:extent cx="6477641" cy="4057170"/>
                <wp:effectExtent l="0" t="0" r="0" b="635"/>
                <wp:docPr id="29" name="Text Box 29"/>
                <wp:cNvGraphicFramePr/>
                <a:graphic xmlns:a="http://schemas.openxmlformats.org/drawingml/2006/main">
                  <a:graphicData uri="http://schemas.microsoft.com/office/word/2010/wordprocessingShape">
                    <wps:wsp>
                      <wps:cNvSpPr txBox="1"/>
                      <wps:spPr>
                        <a:xfrm>
                          <a:off x="0" y="0"/>
                          <a:ext cx="6477641" cy="4057170"/>
                        </a:xfrm>
                        <a:prstGeom prst="rect">
                          <a:avLst/>
                        </a:prstGeom>
                        <a:noFill/>
                        <a:ln w="6350">
                          <a:noFill/>
                        </a:ln>
                      </wps:spPr>
                      <wps:txbx>
                        <w:txbxContent>
                          <w:p w14:paraId="2871C40D" w14:textId="47589C03" w:rsidR="00793CFC" w:rsidRDefault="00793CFC" w:rsidP="00F2619C">
                            <w:pPr>
                              <w:pStyle w:val="ListBullet"/>
                              <w:numPr>
                                <w:ilvl w:val="0"/>
                                <w:numId w:val="0"/>
                              </w:numPr>
                              <w:rPr>
                                <w:rFonts w:ascii="Arial" w:hAnsi="Arial" w:cs="Arial"/>
                                <w:b/>
                                <w:bCs/>
                                <w:sz w:val="24"/>
                                <w:szCs w:val="24"/>
                              </w:rPr>
                            </w:pPr>
                            <w:r w:rsidRPr="00AA0385">
                              <w:rPr>
                                <w:rFonts w:ascii="Arial" w:hAnsi="Arial" w:cs="Arial"/>
                                <w:b/>
                                <w:bCs/>
                                <w:sz w:val="24"/>
                                <w:szCs w:val="24"/>
                              </w:rPr>
                              <w:t>Copyright, designs and Patents ACT1998</w:t>
                            </w:r>
                          </w:p>
                          <w:p w14:paraId="2D65F3AF" w14:textId="46946318" w:rsidR="00AA4F35" w:rsidRDefault="00EC2F41" w:rsidP="00F2619C">
                            <w:pPr>
                              <w:pStyle w:val="ListBullet"/>
                              <w:numPr>
                                <w:ilvl w:val="0"/>
                                <w:numId w:val="0"/>
                              </w:numPr>
                              <w:rPr>
                                <w:rFonts w:ascii="Arial" w:hAnsi="Arial" w:cs="Arial"/>
                                <w:sz w:val="24"/>
                                <w:szCs w:val="24"/>
                              </w:rPr>
                            </w:pPr>
                            <w:r>
                              <w:rPr>
                                <w:rFonts w:ascii="Arial" w:hAnsi="Arial" w:cs="Arial"/>
                                <w:sz w:val="24"/>
                                <w:szCs w:val="24"/>
                              </w:rPr>
                              <w:t>This law ensure the rights of the</w:t>
                            </w:r>
                            <w:r w:rsidR="00CB6A5D">
                              <w:rPr>
                                <w:rFonts w:ascii="Arial" w:hAnsi="Arial" w:cs="Arial"/>
                                <w:sz w:val="24"/>
                                <w:szCs w:val="24"/>
                              </w:rPr>
                              <w:t xml:space="preserve"> designer, author or </w:t>
                            </w:r>
                            <w:r w:rsidR="00677A05">
                              <w:rPr>
                                <w:rFonts w:ascii="Arial" w:hAnsi="Arial" w:cs="Arial"/>
                                <w:sz w:val="24"/>
                                <w:szCs w:val="24"/>
                              </w:rPr>
                              <w:t>creator of</w:t>
                            </w:r>
                            <w:r w:rsidR="000E15EA">
                              <w:rPr>
                                <w:rFonts w:ascii="Arial" w:hAnsi="Arial" w:cs="Arial"/>
                                <w:sz w:val="24"/>
                                <w:szCs w:val="24"/>
                              </w:rPr>
                              <w:t xml:space="preserve"> </w:t>
                            </w:r>
                            <w:r w:rsidR="00FB5E12">
                              <w:rPr>
                                <w:rFonts w:ascii="Arial" w:hAnsi="Arial" w:cs="Arial"/>
                                <w:sz w:val="24"/>
                                <w:szCs w:val="24"/>
                              </w:rPr>
                              <w:t xml:space="preserve">published texts, </w:t>
                            </w:r>
                            <w:r w:rsidR="00703C40">
                              <w:rPr>
                                <w:rFonts w:ascii="Arial" w:hAnsi="Arial" w:cs="Arial"/>
                                <w:sz w:val="24"/>
                                <w:szCs w:val="24"/>
                              </w:rPr>
                              <w:t xml:space="preserve">dramatical or musical prodductions or otherwise artistic </w:t>
                            </w:r>
                            <w:r w:rsidR="00FB16B7">
                              <w:rPr>
                                <w:rFonts w:ascii="Arial" w:hAnsi="Arial" w:cs="Arial"/>
                                <w:sz w:val="24"/>
                                <w:szCs w:val="24"/>
                              </w:rPr>
                              <w:t xml:space="preserve">works to decide how and to what purpose and gain it can be used. This </w:t>
                            </w:r>
                            <w:r w:rsidR="003D2634">
                              <w:rPr>
                                <w:rFonts w:ascii="Arial" w:hAnsi="Arial" w:cs="Arial"/>
                                <w:sz w:val="24"/>
                                <w:szCs w:val="24"/>
                              </w:rPr>
                              <w:t xml:space="preserve">also entails </w:t>
                            </w:r>
                            <w:r w:rsidR="00450A99">
                              <w:rPr>
                                <w:rFonts w:ascii="Arial" w:hAnsi="Arial" w:cs="Arial"/>
                                <w:sz w:val="24"/>
                                <w:szCs w:val="24"/>
                              </w:rPr>
                              <w:t xml:space="preserve">makers of </w:t>
                            </w:r>
                            <w:r w:rsidR="003D2634">
                              <w:rPr>
                                <w:rFonts w:ascii="Arial" w:hAnsi="Arial" w:cs="Arial"/>
                                <w:sz w:val="24"/>
                                <w:szCs w:val="24"/>
                              </w:rPr>
                              <w:t>digital</w:t>
                            </w:r>
                            <w:r w:rsidR="00450A99">
                              <w:rPr>
                                <w:rFonts w:ascii="Arial" w:hAnsi="Arial" w:cs="Arial"/>
                                <w:sz w:val="24"/>
                                <w:szCs w:val="24"/>
                              </w:rPr>
                              <w:t>-design productions.</w:t>
                            </w:r>
                          </w:p>
                          <w:p w14:paraId="45AA5B52" w14:textId="6AFE1CF4" w:rsidR="003B3F0E" w:rsidRDefault="003B3F0E">
                            <w:pPr>
                              <w:pStyle w:val="ListBullet"/>
                              <w:numPr>
                                <w:ilvl w:val="0"/>
                                <w:numId w:val="9"/>
                              </w:numPr>
                              <w:rPr>
                                <w:rFonts w:ascii="Arial" w:hAnsi="Arial" w:cs="Arial"/>
                                <w:sz w:val="24"/>
                                <w:szCs w:val="24"/>
                              </w:rPr>
                            </w:pPr>
                            <w:r>
                              <w:rPr>
                                <w:rFonts w:ascii="Arial" w:hAnsi="Arial" w:cs="Arial"/>
                                <w:sz w:val="24"/>
                                <w:szCs w:val="24"/>
                              </w:rPr>
                              <w:t>Copy rights</w:t>
                            </w:r>
                          </w:p>
                          <w:p w14:paraId="31A9BBDF" w14:textId="5CD8249B" w:rsidR="003B3F0E" w:rsidRDefault="003B3F0E">
                            <w:pPr>
                              <w:pStyle w:val="ListBullet"/>
                              <w:numPr>
                                <w:ilvl w:val="0"/>
                                <w:numId w:val="9"/>
                              </w:numPr>
                              <w:rPr>
                                <w:rFonts w:ascii="Arial" w:hAnsi="Arial" w:cs="Arial"/>
                                <w:sz w:val="24"/>
                                <w:szCs w:val="24"/>
                              </w:rPr>
                            </w:pPr>
                            <w:r>
                              <w:rPr>
                                <w:rFonts w:ascii="Arial" w:hAnsi="Arial" w:cs="Arial"/>
                                <w:sz w:val="24"/>
                                <w:szCs w:val="24"/>
                              </w:rPr>
                              <w:t>Plagiarism</w:t>
                            </w:r>
                          </w:p>
                          <w:p w14:paraId="6B012812" w14:textId="3FB234B3" w:rsidR="003B3F0E" w:rsidRPr="00EC2F41" w:rsidRDefault="006B65D3">
                            <w:pPr>
                              <w:pStyle w:val="ListBullet"/>
                              <w:numPr>
                                <w:ilvl w:val="0"/>
                                <w:numId w:val="9"/>
                              </w:numPr>
                              <w:rPr>
                                <w:rFonts w:ascii="Arial" w:hAnsi="Arial" w:cs="Arial"/>
                                <w:sz w:val="24"/>
                                <w:szCs w:val="24"/>
                              </w:rPr>
                            </w:pPr>
                            <w:r>
                              <w:rPr>
                                <w:rFonts w:ascii="Arial" w:hAnsi="Arial" w:cs="Arial"/>
                                <w:sz w:val="24"/>
                                <w:szCs w:val="24"/>
                              </w:rPr>
                              <w:t>Dam</w:t>
                            </w:r>
                            <w:r w:rsidR="009108CC">
                              <w:rPr>
                                <w:rFonts w:ascii="Arial" w:hAnsi="Arial" w:cs="Arial"/>
                                <w:sz w:val="24"/>
                                <w:szCs w:val="24"/>
                              </w:rPr>
                              <w:t>e</w:t>
                            </w:r>
                            <w:r>
                              <w:rPr>
                                <w:rFonts w:ascii="Arial" w:hAnsi="Arial" w:cs="Arial"/>
                                <w:sz w:val="24"/>
                                <w:szCs w:val="24"/>
                              </w:rPr>
                              <w:t>mges</w:t>
                            </w:r>
                          </w:p>
                          <w:p w14:paraId="2F7ADE8C" w14:textId="77777777" w:rsidR="00793CFC" w:rsidRPr="00AA0385" w:rsidRDefault="00793CFC" w:rsidP="00793CFC">
                            <w:pPr>
                              <w:pStyle w:val="ListBullet"/>
                              <w:numPr>
                                <w:ilvl w:val="0"/>
                                <w:numId w:val="0"/>
                              </w:numPr>
                              <w:ind w:left="360" w:hanging="360"/>
                              <w:rPr>
                                <w:rFonts w:ascii="Arial" w:hAnsi="Arial" w:cs="Arial"/>
                                <w:b/>
                                <w:bCs/>
                                <w:sz w:val="24"/>
                                <w:szCs w:val="24"/>
                              </w:rPr>
                            </w:pPr>
                          </w:p>
                          <w:p w14:paraId="17628394" w14:textId="2E2912CF" w:rsidR="00793CFC" w:rsidRDefault="00793CFC" w:rsidP="00F2619C">
                            <w:pPr>
                              <w:pStyle w:val="ListBullet"/>
                              <w:numPr>
                                <w:ilvl w:val="0"/>
                                <w:numId w:val="0"/>
                              </w:numPr>
                              <w:ind w:left="360" w:hanging="360"/>
                              <w:rPr>
                                <w:rFonts w:ascii="Arial" w:hAnsi="Arial" w:cs="Arial"/>
                                <w:b/>
                                <w:bCs/>
                                <w:sz w:val="24"/>
                                <w:szCs w:val="24"/>
                              </w:rPr>
                            </w:pPr>
                            <w:r w:rsidRPr="00AA0385">
                              <w:rPr>
                                <w:rFonts w:ascii="Arial" w:hAnsi="Arial" w:cs="Arial"/>
                                <w:b/>
                                <w:bCs/>
                                <w:sz w:val="24"/>
                                <w:szCs w:val="24"/>
                              </w:rPr>
                              <w:t>The Health and Safety( Displa</w:t>
                            </w:r>
                            <w:r w:rsidR="004D1041">
                              <w:rPr>
                                <w:rFonts w:ascii="Arial" w:hAnsi="Arial" w:cs="Arial"/>
                                <w:b/>
                                <w:bCs/>
                                <w:sz w:val="24"/>
                                <w:szCs w:val="24"/>
                              </w:rPr>
                              <w:t>y</w:t>
                            </w:r>
                            <w:r w:rsidR="00F2619C">
                              <w:rPr>
                                <w:rFonts w:ascii="Arial" w:hAnsi="Arial" w:cs="Arial"/>
                                <w:b/>
                                <w:bCs/>
                                <w:sz w:val="24"/>
                                <w:szCs w:val="24"/>
                              </w:rPr>
                              <w:t xml:space="preserve"> </w:t>
                            </w:r>
                            <w:r w:rsidRPr="00AA0385">
                              <w:rPr>
                                <w:rFonts w:ascii="Arial" w:hAnsi="Arial" w:cs="Arial"/>
                                <w:b/>
                                <w:bCs/>
                                <w:sz w:val="24"/>
                                <w:szCs w:val="24"/>
                              </w:rPr>
                              <w:t xml:space="preserve">Screen Equipment) Regulations 1992 </w:t>
                            </w:r>
                          </w:p>
                          <w:p w14:paraId="598EF79D" w14:textId="7914FE6D" w:rsidR="00F2619C" w:rsidRDefault="00F2619C" w:rsidP="00F2619C">
                            <w:pPr>
                              <w:pStyle w:val="Heading2"/>
                              <w:rPr>
                                <w:rFonts w:ascii="Arial" w:hAnsi="Arial" w:cs="Arial"/>
                                <w:b w:val="0"/>
                                <w:color w:val="auto"/>
                                <w:sz w:val="24"/>
                                <w:szCs w:val="24"/>
                              </w:rPr>
                            </w:pPr>
                            <w:r>
                              <w:rPr>
                                <w:rFonts w:ascii="Arial" w:hAnsi="Arial" w:cs="Arial"/>
                                <w:b w:val="0"/>
                                <w:color w:val="auto"/>
                                <w:sz w:val="24"/>
                                <w:szCs w:val="24"/>
                              </w:rPr>
                              <w:t>Regulations protecting workers at the workplace</w:t>
                            </w:r>
                            <w:r w:rsidR="0083731A">
                              <w:rPr>
                                <w:rFonts w:ascii="Arial" w:hAnsi="Arial" w:cs="Arial"/>
                                <w:b w:val="0"/>
                                <w:color w:val="auto"/>
                                <w:sz w:val="24"/>
                                <w:szCs w:val="24"/>
                              </w:rPr>
                              <w:t xml:space="preserve"> ensure everyone’s health and safety.</w:t>
                            </w:r>
                          </w:p>
                          <w:p w14:paraId="6C17C4A9" w14:textId="1AD17C26" w:rsidR="00F4430D" w:rsidRPr="000F21B4" w:rsidRDefault="000F462A">
                            <w:pPr>
                              <w:pStyle w:val="ListParagraph"/>
                              <w:numPr>
                                <w:ilvl w:val="0"/>
                                <w:numId w:val="8"/>
                              </w:numPr>
                              <w:rPr>
                                <w:rFonts w:ascii="Arial" w:hAnsi="Arial" w:cs="Arial"/>
                                <w:b w:val="0"/>
                                <w:bCs/>
                                <w:sz w:val="24"/>
                                <w:szCs w:val="24"/>
                              </w:rPr>
                            </w:pPr>
                            <w:r w:rsidRPr="000F21B4">
                              <w:rPr>
                                <w:rFonts w:ascii="Arial" w:hAnsi="Arial" w:cs="Arial"/>
                                <w:b w:val="0"/>
                                <w:bCs/>
                                <w:sz w:val="24"/>
                                <w:szCs w:val="24"/>
                              </w:rPr>
                              <w:t>Risk assessments must be made to</w:t>
                            </w:r>
                            <w:r w:rsidR="00F4430D" w:rsidRPr="000F21B4">
                              <w:rPr>
                                <w:rFonts w:ascii="Arial" w:hAnsi="Arial" w:cs="Arial"/>
                                <w:b w:val="0"/>
                                <w:bCs/>
                                <w:sz w:val="24"/>
                                <w:szCs w:val="24"/>
                              </w:rPr>
                              <w:t xml:space="preserve"> recognize the </w:t>
                            </w:r>
                            <w:r w:rsidR="000F21B4" w:rsidRPr="000F21B4">
                              <w:rPr>
                                <w:rFonts w:ascii="Arial" w:hAnsi="Arial" w:cs="Arial"/>
                                <w:b w:val="0"/>
                                <w:bCs/>
                                <w:sz w:val="24"/>
                                <w:szCs w:val="24"/>
                              </w:rPr>
                              <w:t>risks.</w:t>
                            </w:r>
                          </w:p>
                          <w:p w14:paraId="74D3703B" w14:textId="77777777" w:rsidR="0030509F" w:rsidRPr="000F21B4" w:rsidRDefault="0030509F">
                            <w:pPr>
                              <w:pStyle w:val="ListParagraph"/>
                              <w:numPr>
                                <w:ilvl w:val="0"/>
                                <w:numId w:val="8"/>
                              </w:numPr>
                              <w:rPr>
                                <w:rFonts w:ascii="Arial" w:hAnsi="Arial" w:cs="Arial"/>
                                <w:b w:val="0"/>
                                <w:bCs/>
                                <w:sz w:val="24"/>
                                <w:szCs w:val="24"/>
                              </w:rPr>
                            </w:pPr>
                            <w:r w:rsidRPr="000F21B4">
                              <w:rPr>
                                <w:rFonts w:ascii="Arial" w:hAnsi="Arial" w:cs="Arial"/>
                                <w:b w:val="0"/>
                                <w:bCs/>
                                <w:sz w:val="24"/>
                                <w:szCs w:val="24"/>
                              </w:rPr>
                              <w:t>Recess allowance</w:t>
                            </w:r>
                          </w:p>
                          <w:p w14:paraId="2F36CA1F" w14:textId="71947E51" w:rsidR="00B65128" w:rsidRDefault="00B65128">
                            <w:pPr>
                              <w:pStyle w:val="ListParagraph"/>
                              <w:numPr>
                                <w:ilvl w:val="0"/>
                                <w:numId w:val="8"/>
                              </w:numPr>
                              <w:rPr>
                                <w:rFonts w:ascii="Arial" w:hAnsi="Arial" w:cs="Arial"/>
                                <w:b w:val="0"/>
                                <w:bCs/>
                                <w:sz w:val="24"/>
                                <w:szCs w:val="24"/>
                              </w:rPr>
                            </w:pPr>
                            <w:r w:rsidRPr="000F21B4">
                              <w:rPr>
                                <w:rFonts w:ascii="Arial" w:hAnsi="Arial" w:cs="Arial"/>
                                <w:b w:val="0"/>
                                <w:bCs/>
                                <w:sz w:val="24"/>
                                <w:szCs w:val="24"/>
                              </w:rPr>
                              <w:t>Yearly allowances for costs relating to e</w:t>
                            </w:r>
                            <w:r w:rsidR="0030509F" w:rsidRPr="000F21B4">
                              <w:rPr>
                                <w:rFonts w:ascii="Arial" w:hAnsi="Arial" w:cs="Arial"/>
                                <w:b w:val="0"/>
                                <w:bCs/>
                                <w:sz w:val="24"/>
                                <w:szCs w:val="24"/>
                              </w:rPr>
                              <w:t xml:space="preserve">ye </w:t>
                            </w:r>
                            <w:r w:rsidR="000F21B4" w:rsidRPr="000F21B4">
                              <w:rPr>
                                <w:rFonts w:ascii="Arial" w:hAnsi="Arial" w:cs="Arial"/>
                                <w:b w:val="0"/>
                                <w:bCs/>
                                <w:sz w:val="24"/>
                                <w:szCs w:val="24"/>
                              </w:rPr>
                              <w:t>examinations.</w:t>
                            </w:r>
                            <w:r w:rsidR="0030509F" w:rsidRPr="000F21B4">
                              <w:rPr>
                                <w:rFonts w:ascii="Arial" w:hAnsi="Arial" w:cs="Arial"/>
                                <w:b w:val="0"/>
                                <w:bCs/>
                                <w:sz w:val="24"/>
                                <w:szCs w:val="24"/>
                              </w:rPr>
                              <w:t xml:space="preserve"> </w:t>
                            </w:r>
                          </w:p>
                          <w:p w14:paraId="68BED253" w14:textId="13308485" w:rsidR="000F21B4" w:rsidRPr="000F21B4" w:rsidRDefault="000F21B4">
                            <w:pPr>
                              <w:pStyle w:val="ListParagraph"/>
                              <w:numPr>
                                <w:ilvl w:val="0"/>
                                <w:numId w:val="8"/>
                              </w:numPr>
                              <w:rPr>
                                <w:rFonts w:ascii="Arial" w:hAnsi="Arial" w:cs="Arial"/>
                                <w:b w:val="0"/>
                                <w:bCs/>
                                <w:sz w:val="24"/>
                                <w:szCs w:val="24"/>
                              </w:rPr>
                            </w:pPr>
                            <w:r>
                              <w:rPr>
                                <w:rFonts w:ascii="Arial" w:hAnsi="Arial" w:cs="Arial"/>
                                <w:b w:val="0"/>
                                <w:bCs/>
                                <w:sz w:val="24"/>
                                <w:szCs w:val="24"/>
                              </w:rPr>
                              <w:t xml:space="preserve">Issues relating to </w:t>
                            </w:r>
                            <w:r w:rsidR="00AA4F35">
                              <w:rPr>
                                <w:rFonts w:ascii="Arial" w:hAnsi="Arial" w:cs="Arial"/>
                                <w:b w:val="0"/>
                                <w:bCs/>
                                <w:sz w:val="24"/>
                                <w:szCs w:val="24"/>
                              </w:rPr>
                              <w:t xml:space="preserve">poster and </w:t>
                            </w:r>
                            <w:r>
                              <w:rPr>
                                <w:rFonts w:ascii="Arial" w:hAnsi="Arial" w:cs="Arial"/>
                                <w:b w:val="0"/>
                                <w:bCs/>
                                <w:sz w:val="24"/>
                                <w:szCs w:val="24"/>
                              </w:rPr>
                              <w:t xml:space="preserve">body alignment during </w:t>
                            </w:r>
                            <w:proofErr w:type="gramStart"/>
                            <w:r>
                              <w:rPr>
                                <w:rFonts w:ascii="Arial" w:hAnsi="Arial" w:cs="Arial"/>
                                <w:b w:val="0"/>
                                <w:bCs/>
                                <w:sz w:val="24"/>
                                <w:szCs w:val="24"/>
                              </w:rPr>
                              <w:t>work</w:t>
                            </w:r>
                            <w:proofErr w:type="gramEnd"/>
                          </w:p>
                          <w:p w14:paraId="35719A87" w14:textId="44D49812" w:rsidR="000F462A" w:rsidRPr="000F21B4" w:rsidRDefault="0065233D">
                            <w:pPr>
                              <w:pStyle w:val="ListParagraph"/>
                              <w:numPr>
                                <w:ilvl w:val="0"/>
                                <w:numId w:val="8"/>
                              </w:numPr>
                              <w:rPr>
                                <w:rFonts w:ascii="Arial" w:hAnsi="Arial" w:cs="Arial"/>
                                <w:b w:val="0"/>
                                <w:bCs/>
                                <w:sz w:val="24"/>
                                <w:szCs w:val="24"/>
                              </w:rPr>
                            </w:pPr>
                            <w:r w:rsidRPr="000F21B4">
                              <w:rPr>
                                <w:rFonts w:ascii="Arial" w:hAnsi="Arial" w:cs="Arial"/>
                                <w:b w:val="0"/>
                                <w:bCs/>
                                <w:sz w:val="24"/>
                                <w:szCs w:val="24"/>
                              </w:rPr>
                              <w:t>Health and safety training</w:t>
                            </w:r>
                            <w:r w:rsidR="000F462A" w:rsidRPr="000F21B4">
                              <w:rPr>
                                <w:rFonts w:ascii="Arial" w:hAnsi="Arial" w:cs="Arial"/>
                                <w:b w:val="0"/>
                                <w:bCs/>
                                <w:sz w:val="24"/>
                                <w:szCs w:val="24"/>
                              </w:rPr>
                              <w:t xml:space="preserve"> </w:t>
                            </w:r>
                          </w:p>
                          <w:p w14:paraId="7367E565" w14:textId="77777777" w:rsidR="00F2619C" w:rsidRPr="00AA0385" w:rsidRDefault="00F2619C" w:rsidP="00793CFC">
                            <w:pPr>
                              <w:pStyle w:val="ListBullet"/>
                              <w:numPr>
                                <w:ilvl w:val="0"/>
                                <w:numId w:val="0"/>
                              </w:numPr>
                              <w:ind w:left="360" w:hanging="360"/>
                              <w:rPr>
                                <w:rFonts w:ascii="Arial" w:hAnsi="Arial" w:cs="Arial"/>
                                <w:b/>
                                <w:bCs/>
                                <w:sz w:val="24"/>
                                <w:szCs w:val="24"/>
                              </w:rPr>
                            </w:pPr>
                          </w:p>
                          <w:p w14:paraId="06B6BE7F" w14:textId="034E5030" w:rsidR="00680160" w:rsidRDefault="00680160" w:rsidP="00680160">
                            <w:pPr>
                              <w:pStyle w:val="Content"/>
                              <w:spacing w:after="240"/>
                            </w:pPr>
                          </w:p>
                          <w:p w14:paraId="4E9BA1AD" w14:textId="77777777" w:rsidR="00680160" w:rsidRDefault="00680160" w:rsidP="00680160">
                            <w:pPr>
                              <w:pStyle w:val="Content"/>
                            </w:pPr>
                          </w:p>
                          <w:p w14:paraId="4396391F" w14:textId="77777777" w:rsidR="00680160" w:rsidRDefault="00680160" w:rsidP="00680160">
                            <w:pPr>
                              <w:pStyle w:val="Content"/>
                            </w:pPr>
                          </w:p>
                          <w:p w14:paraId="751A3AD7" w14:textId="77777777" w:rsidR="00680160" w:rsidRDefault="00680160" w:rsidP="00680160">
                            <w:pPr>
                              <w:pStyle w:val="Content"/>
                            </w:pP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6AA6C25B" id="Text Box 29" o:spid="_x0000_s1042" type="#_x0000_t202" style="width:510.05pt;height:3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" filled="f" stroked="f" strokeweight=".5pt">
                <v:textbox inset=",14.4pt">
                  <w:txbxContent>
                    <w:p w14:paraId="2871C40D" w14:textId="47589C03" w:rsidR="00793CFC" w:rsidRDefault="00793CFC" w:rsidP="00F2619C">
                      <w:pPr>
                        <w:pStyle w:val="ListBullet"/>
                        <w:numPr>
                          <w:ilvl w:val="0"/>
                          <w:numId w:val="0"/>
                        </w:numPr>
                        <w:rPr>
                          <w:rFonts w:ascii="Arial" w:hAnsi="Arial" w:cs="Arial"/>
                          <w:b/>
                          <w:bCs/>
                          <w:sz w:val="24"/>
                          <w:szCs w:val="24"/>
                        </w:rPr>
                      </w:pPr>
                      <w:r w:rsidRPr="00AA0385">
                        <w:rPr>
                          <w:rFonts w:ascii="Arial" w:hAnsi="Arial" w:cs="Arial"/>
                          <w:b/>
                          <w:bCs/>
                          <w:sz w:val="24"/>
                          <w:szCs w:val="24"/>
                        </w:rPr>
                        <w:t>Copyright, designs and Patents ACT1998</w:t>
                      </w:r>
                    </w:p>
                    <w:p w14:paraId="2D65F3AF" w14:textId="46946318" w:rsidR="00AA4F35" w:rsidRDefault="00EC2F41" w:rsidP="00F2619C">
                      <w:pPr>
                        <w:pStyle w:val="ListBullet"/>
                        <w:numPr>
                          <w:ilvl w:val="0"/>
                          <w:numId w:val="0"/>
                        </w:numPr>
                        <w:rPr>
                          <w:rFonts w:ascii="Arial" w:hAnsi="Arial" w:cs="Arial"/>
                          <w:sz w:val="24"/>
                          <w:szCs w:val="24"/>
                        </w:rPr>
                      </w:pPr>
                      <w:r>
                        <w:rPr>
                          <w:rFonts w:ascii="Arial" w:hAnsi="Arial" w:cs="Arial"/>
                          <w:sz w:val="24"/>
                          <w:szCs w:val="24"/>
                        </w:rPr>
                        <w:t>This law ensure the rights of the</w:t>
                      </w:r>
                      <w:r w:rsidR="00CB6A5D">
                        <w:rPr>
                          <w:rFonts w:ascii="Arial" w:hAnsi="Arial" w:cs="Arial"/>
                          <w:sz w:val="24"/>
                          <w:szCs w:val="24"/>
                        </w:rPr>
                        <w:t xml:space="preserve"> designer, author or </w:t>
                      </w:r>
                      <w:r w:rsidR="00677A05">
                        <w:rPr>
                          <w:rFonts w:ascii="Arial" w:hAnsi="Arial" w:cs="Arial"/>
                          <w:sz w:val="24"/>
                          <w:szCs w:val="24"/>
                        </w:rPr>
                        <w:t>creator of</w:t>
                      </w:r>
                      <w:r w:rsidR="000E15EA">
                        <w:rPr>
                          <w:rFonts w:ascii="Arial" w:hAnsi="Arial" w:cs="Arial"/>
                          <w:sz w:val="24"/>
                          <w:szCs w:val="24"/>
                        </w:rPr>
                        <w:t xml:space="preserve"> </w:t>
                      </w:r>
                      <w:r w:rsidR="00FB5E12">
                        <w:rPr>
                          <w:rFonts w:ascii="Arial" w:hAnsi="Arial" w:cs="Arial"/>
                          <w:sz w:val="24"/>
                          <w:szCs w:val="24"/>
                        </w:rPr>
                        <w:t xml:space="preserve">published texts, </w:t>
                      </w:r>
                      <w:r w:rsidR="00703C40">
                        <w:rPr>
                          <w:rFonts w:ascii="Arial" w:hAnsi="Arial" w:cs="Arial"/>
                          <w:sz w:val="24"/>
                          <w:szCs w:val="24"/>
                        </w:rPr>
                        <w:t xml:space="preserve">dramatical or musical prodductions or otherwise artistic </w:t>
                      </w:r>
                      <w:r w:rsidR="00FB16B7">
                        <w:rPr>
                          <w:rFonts w:ascii="Arial" w:hAnsi="Arial" w:cs="Arial"/>
                          <w:sz w:val="24"/>
                          <w:szCs w:val="24"/>
                        </w:rPr>
                        <w:t xml:space="preserve">works to decide how and to what purpose and gain it can be used. This </w:t>
                      </w:r>
                      <w:r w:rsidR="003D2634">
                        <w:rPr>
                          <w:rFonts w:ascii="Arial" w:hAnsi="Arial" w:cs="Arial"/>
                          <w:sz w:val="24"/>
                          <w:szCs w:val="24"/>
                        </w:rPr>
                        <w:t xml:space="preserve">also entails </w:t>
                      </w:r>
                      <w:r w:rsidR="00450A99">
                        <w:rPr>
                          <w:rFonts w:ascii="Arial" w:hAnsi="Arial" w:cs="Arial"/>
                          <w:sz w:val="24"/>
                          <w:szCs w:val="24"/>
                        </w:rPr>
                        <w:t xml:space="preserve">makers of </w:t>
                      </w:r>
                      <w:r w:rsidR="003D2634">
                        <w:rPr>
                          <w:rFonts w:ascii="Arial" w:hAnsi="Arial" w:cs="Arial"/>
                          <w:sz w:val="24"/>
                          <w:szCs w:val="24"/>
                        </w:rPr>
                        <w:t>digital</w:t>
                      </w:r>
                      <w:r w:rsidR="00450A99">
                        <w:rPr>
                          <w:rFonts w:ascii="Arial" w:hAnsi="Arial" w:cs="Arial"/>
                          <w:sz w:val="24"/>
                          <w:szCs w:val="24"/>
                        </w:rPr>
                        <w:t>-design productions.</w:t>
                      </w:r>
                    </w:p>
                    <w:p w14:paraId="45AA5B52" w14:textId="6AFE1CF4" w:rsidR="003B3F0E" w:rsidRDefault="003B3F0E">
                      <w:pPr>
                        <w:pStyle w:val="ListBullet"/>
                        <w:numPr>
                          <w:ilvl w:val="0"/>
                          <w:numId w:val="9"/>
                        </w:numPr>
                        <w:rPr>
                          <w:rFonts w:ascii="Arial" w:hAnsi="Arial" w:cs="Arial"/>
                          <w:sz w:val="24"/>
                          <w:szCs w:val="24"/>
                        </w:rPr>
                      </w:pPr>
                      <w:r>
                        <w:rPr>
                          <w:rFonts w:ascii="Arial" w:hAnsi="Arial" w:cs="Arial"/>
                          <w:sz w:val="24"/>
                          <w:szCs w:val="24"/>
                        </w:rPr>
                        <w:t>Copy rights</w:t>
                      </w:r>
                    </w:p>
                    <w:p w14:paraId="31A9BBDF" w14:textId="5CD8249B" w:rsidR="003B3F0E" w:rsidRDefault="003B3F0E">
                      <w:pPr>
                        <w:pStyle w:val="ListBullet"/>
                        <w:numPr>
                          <w:ilvl w:val="0"/>
                          <w:numId w:val="9"/>
                        </w:numPr>
                        <w:rPr>
                          <w:rFonts w:ascii="Arial" w:hAnsi="Arial" w:cs="Arial"/>
                          <w:sz w:val="24"/>
                          <w:szCs w:val="24"/>
                        </w:rPr>
                      </w:pPr>
                      <w:r>
                        <w:rPr>
                          <w:rFonts w:ascii="Arial" w:hAnsi="Arial" w:cs="Arial"/>
                          <w:sz w:val="24"/>
                          <w:szCs w:val="24"/>
                        </w:rPr>
                        <w:t>Plagiarism</w:t>
                      </w:r>
                    </w:p>
                    <w:p w14:paraId="6B012812" w14:textId="3FB234B3" w:rsidR="003B3F0E" w:rsidRPr="00EC2F41" w:rsidRDefault="006B65D3">
                      <w:pPr>
                        <w:pStyle w:val="ListBullet"/>
                        <w:numPr>
                          <w:ilvl w:val="0"/>
                          <w:numId w:val="9"/>
                        </w:numPr>
                        <w:rPr>
                          <w:rFonts w:ascii="Arial" w:hAnsi="Arial" w:cs="Arial"/>
                          <w:sz w:val="24"/>
                          <w:szCs w:val="24"/>
                        </w:rPr>
                      </w:pPr>
                      <w:r>
                        <w:rPr>
                          <w:rFonts w:ascii="Arial" w:hAnsi="Arial" w:cs="Arial"/>
                          <w:sz w:val="24"/>
                          <w:szCs w:val="24"/>
                        </w:rPr>
                        <w:t>Dam</w:t>
                      </w:r>
                      <w:r w:rsidR="009108CC">
                        <w:rPr>
                          <w:rFonts w:ascii="Arial" w:hAnsi="Arial" w:cs="Arial"/>
                          <w:sz w:val="24"/>
                          <w:szCs w:val="24"/>
                        </w:rPr>
                        <w:t>e</w:t>
                      </w:r>
                      <w:r>
                        <w:rPr>
                          <w:rFonts w:ascii="Arial" w:hAnsi="Arial" w:cs="Arial"/>
                          <w:sz w:val="24"/>
                          <w:szCs w:val="24"/>
                        </w:rPr>
                        <w:t>mges</w:t>
                      </w:r>
                    </w:p>
                    <w:p w14:paraId="2F7ADE8C" w14:textId="77777777" w:rsidR="00793CFC" w:rsidRPr="00AA0385" w:rsidRDefault="00793CFC" w:rsidP="00793CFC">
                      <w:pPr>
                        <w:pStyle w:val="ListBullet"/>
                        <w:numPr>
                          <w:ilvl w:val="0"/>
                          <w:numId w:val="0"/>
                        </w:numPr>
                        <w:ind w:left="360" w:hanging="360"/>
                        <w:rPr>
                          <w:rFonts w:ascii="Arial" w:hAnsi="Arial" w:cs="Arial"/>
                          <w:b/>
                          <w:bCs/>
                          <w:sz w:val="24"/>
                          <w:szCs w:val="24"/>
                        </w:rPr>
                      </w:pPr>
                    </w:p>
                    <w:p w14:paraId="17628394" w14:textId="2E2912CF" w:rsidR="00793CFC" w:rsidRDefault="00793CFC" w:rsidP="00F2619C">
                      <w:pPr>
                        <w:pStyle w:val="ListBullet"/>
                        <w:numPr>
                          <w:ilvl w:val="0"/>
                          <w:numId w:val="0"/>
                        </w:numPr>
                        <w:ind w:left="360" w:hanging="360"/>
                        <w:rPr>
                          <w:rFonts w:ascii="Arial" w:hAnsi="Arial" w:cs="Arial"/>
                          <w:b/>
                          <w:bCs/>
                          <w:sz w:val="24"/>
                          <w:szCs w:val="24"/>
                        </w:rPr>
                      </w:pPr>
                      <w:r w:rsidRPr="00AA0385">
                        <w:rPr>
                          <w:rFonts w:ascii="Arial" w:hAnsi="Arial" w:cs="Arial"/>
                          <w:b/>
                          <w:bCs/>
                          <w:sz w:val="24"/>
                          <w:szCs w:val="24"/>
                        </w:rPr>
                        <w:t>The Health and Safety( Displa</w:t>
                      </w:r>
                      <w:r w:rsidR="004D1041">
                        <w:rPr>
                          <w:rFonts w:ascii="Arial" w:hAnsi="Arial" w:cs="Arial"/>
                          <w:b/>
                          <w:bCs/>
                          <w:sz w:val="24"/>
                          <w:szCs w:val="24"/>
                        </w:rPr>
                        <w:t>y</w:t>
                      </w:r>
                      <w:r w:rsidR="00F2619C">
                        <w:rPr>
                          <w:rFonts w:ascii="Arial" w:hAnsi="Arial" w:cs="Arial"/>
                          <w:b/>
                          <w:bCs/>
                          <w:sz w:val="24"/>
                          <w:szCs w:val="24"/>
                        </w:rPr>
                        <w:t xml:space="preserve"> </w:t>
                      </w:r>
                      <w:r w:rsidRPr="00AA0385">
                        <w:rPr>
                          <w:rFonts w:ascii="Arial" w:hAnsi="Arial" w:cs="Arial"/>
                          <w:b/>
                          <w:bCs/>
                          <w:sz w:val="24"/>
                          <w:szCs w:val="24"/>
                        </w:rPr>
                        <w:t xml:space="preserve">Screen Equipment) Regulations 1992 </w:t>
                      </w:r>
                    </w:p>
                    <w:p w14:paraId="598EF79D" w14:textId="7914FE6D" w:rsidR="00F2619C" w:rsidRDefault="00F2619C" w:rsidP="00F2619C">
                      <w:pPr>
                        <w:pStyle w:val="Heading2"/>
                        <w:rPr>
                          <w:rFonts w:ascii="Arial" w:hAnsi="Arial" w:cs="Arial"/>
                          <w:b w:val="0"/>
                          <w:color w:val="auto"/>
                          <w:sz w:val="24"/>
                          <w:szCs w:val="24"/>
                        </w:rPr>
                      </w:pPr>
                      <w:r>
                        <w:rPr>
                          <w:rFonts w:ascii="Arial" w:hAnsi="Arial" w:cs="Arial"/>
                          <w:b w:val="0"/>
                          <w:color w:val="auto"/>
                          <w:sz w:val="24"/>
                          <w:szCs w:val="24"/>
                        </w:rPr>
                        <w:t>Regulations protecting workers at the workplace</w:t>
                      </w:r>
                      <w:r w:rsidR="0083731A">
                        <w:rPr>
                          <w:rFonts w:ascii="Arial" w:hAnsi="Arial" w:cs="Arial"/>
                          <w:b w:val="0"/>
                          <w:color w:val="auto"/>
                          <w:sz w:val="24"/>
                          <w:szCs w:val="24"/>
                        </w:rPr>
                        <w:t xml:space="preserve"> ensure everyone’s health and safety.</w:t>
                      </w:r>
                    </w:p>
                    <w:p w14:paraId="6C17C4A9" w14:textId="1AD17C26" w:rsidR="00F4430D" w:rsidRPr="000F21B4" w:rsidRDefault="000F462A">
                      <w:pPr>
                        <w:pStyle w:val="ListParagraph"/>
                        <w:numPr>
                          <w:ilvl w:val="0"/>
                          <w:numId w:val="8"/>
                        </w:numPr>
                        <w:rPr>
                          <w:rFonts w:ascii="Arial" w:hAnsi="Arial" w:cs="Arial"/>
                          <w:b w:val="0"/>
                          <w:bCs/>
                          <w:sz w:val="24"/>
                          <w:szCs w:val="24"/>
                        </w:rPr>
                      </w:pPr>
                      <w:r w:rsidRPr="000F21B4">
                        <w:rPr>
                          <w:rFonts w:ascii="Arial" w:hAnsi="Arial" w:cs="Arial"/>
                          <w:b w:val="0"/>
                          <w:bCs/>
                          <w:sz w:val="24"/>
                          <w:szCs w:val="24"/>
                        </w:rPr>
                        <w:t>Risk assessments must be made to</w:t>
                      </w:r>
                      <w:r w:rsidR="00F4430D" w:rsidRPr="000F21B4">
                        <w:rPr>
                          <w:rFonts w:ascii="Arial" w:hAnsi="Arial" w:cs="Arial"/>
                          <w:b w:val="0"/>
                          <w:bCs/>
                          <w:sz w:val="24"/>
                          <w:szCs w:val="24"/>
                        </w:rPr>
                        <w:t xml:space="preserve"> recognize the </w:t>
                      </w:r>
                      <w:r w:rsidR="000F21B4" w:rsidRPr="000F21B4">
                        <w:rPr>
                          <w:rFonts w:ascii="Arial" w:hAnsi="Arial" w:cs="Arial"/>
                          <w:b w:val="0"/>
                          <w:bCs/>
                          <w:sz w:val="24"/>
                          <w:szCs w:val="24"/>
                        </w:rPr>
                        <w:t>risks.</w:t>
                      </w:r>
                    </w:p>
                    <w:p w14:paraId="74D3703B" w14:textId="77777777" w:rsidR="0030509F" w:rsidRPr="000F21B4" w:rsidRDefault="0030509F">
                      <w:pPr>
                        <w:pStyle w:val="ListParagraph"/>
                        <w:numPr>
                          <w:ilvl w:val="0"/>
                          <w:numId w:val="8"/>
                        </w:numPr>
                        <w:rPr>
                          <w:rFonts w:ascii="Arial" w:hAnsi="Arial" w:cs="Arial"/>
                          <w:b w:val="0"/>
                          <w:bCs/>
                          <w:sz w:val="24"/>
                          <w:szCs w:val="24"/>
                        </w:rPr>
                      </w:pPr>
                      <w:r w:rsidRPr="000F21B4">
                        <w:rPr>
                          <w:rFonts w:ascii="Arial" w:hAnsi="Arial" w:cs="Arial"/>
                          <w:b w:val="0"/>
                          <w:bCs/>
                          <w:sz w:val="24"/>
                          <w:szCs w:val="24"/>
                        </w:rPr>
                        <w:t>Recess allowance</w:t>
                      </w:r>
                    </w:p>
                    <w:p w14:paraId="2F36CA1F" w14:textId="71947E51" w:rsidR="00B65128" w:rsidRDefault="00B65128">
                      <w:pPr>
                        <w:pStyle w:val="ListParagraph"/>
                        <w:numPr>
                          <w:ilvl w:val="0"/>
                          <w:numId w:val="8"/>
                        </w:numPr>
                        <w:rPr>
                          <w:rFonts w:ascii="Arial" w:hAnsi="Arial" w:cs="Arial"/>
                          <w:b w:val="0"/>
                          <w:bCs/>
                          <w:sz w:val="24"/>
                          <w:szCs w:val="24"/>
                        </w:rPr>
                      </w:pPr>
                      <w:r w:rsidRPr="000F21B4">
                        <w:rPr>
                          <w:rFonts w:ascii="Arial" w:hAnsi="Arial" w:cs="Arial"/>
                          <w:b w:val="0"/>
                          <w:bCs/>
                          <w:sz w:val="24"/>
                          <w:szCs w:val="24"/>
                        </w:rPr>
                        <w:t>Yearly allowances for costs relating to e</w:t>
                      </w:r>
                      <w:r w:rsidR="0030509F" w:rsidRPr="000F21B4">
                        <w:rPr>
                          <w:rFonts w:ascii="Arial" w:hAnsi="Arial" w:cs="Arial"/>
                          <w:b w:val="0"/>
                          <w:bCs/>
                          <w:sz w:val="24"/>
                          <w:szCs w:val="24"/>
                        </w:rPr>
                        <w:t xml:space="preserve">ye </w:t>
                      </w:r>
                      <w:r w:rsidR="000F21B4" w:rsidRPr="000F21B4">
                        <w:rPr>
                          <w:rFonts w:ascii="Arial" w:hAnsi="Arial" w:cs="Arial"/>
                          <w:b w:val="0"/>
                          <w:bCs/>
                          <w:sz w:val="24"/>
                          <w:szCs w:val="24"/>
                        </w:rPr>
                        <w:t>examinations.</w:t>
                      </w:r>
                      <w:r w:rsidR="0030509F" w:rsidRPr="000F21B4">
                        <w:rPr>
                          <w:rFonts w:ascii="Arial" w:hAnsi="Arial" w:cs="Arial"/>
                          <w:b w:val="0"/>
                          <w:bCs/>
                          <w:sz w:val="24"/>
                          <w:szCs w:val="24"/>
                        </w:rPr>
                        <w:t xml:space="preserve"> </w:t>
                      </w:r>
                    </w:p>
                    <w:p w14:paraId="68BED253" w14:textId="13308485" w:rsidR="000F21B4" w:rsidRPr="000F21B4" w:rsidRDefault="000F21B4">
                      <w:pPr>
                        <w:pStyle w:val="ListParagraph"/>
                        <w:numPr>
                          <w:ilvl w:val="0"/>
                          <w:numId w:val="8"/>
                        </w:numPr>
                        <w:rPr>
                          <w:rFonts w:ascii="Arial" w:hAnsi="Arial" w:cs="Arial"/>
                          <w:b w:val="0"/>
                          <w:bCs/>
                          <w:sz w:val="24"/>
                          <w:szCs w:val="24"/>
                        </w:rPr>
                      </w:pPr>
                      <w:r>
                        <w:rPr>
                          <w:rFonts w:ascii="Arial" w:hAnsi="Arial" w:cs="Arial"/>
                          <w:b w:val="0"/>
                          <w:bCs/>
                          <w:sz w:val="24"/>
                          <w:szCs w:val="24"/>
                        </w:rPr>
                        <w:t xml:space="preserve">Issues relating to </w:t>
                      </w:r>
                      <w:r w:rsidR="00AA4F35">
                        <w:rPr>
                          <w:rFonts w:ascii="Arial" w:hAnsi="Arial" w:cs="Arial"/>
                          <w:b w:val="0"/>
                          <w:bCs/>
                          <w:sz w:val="24"/>
                          <w:szCs w:val="24"/>
                        </w:rPr>
                        <w:t xml:space="preserve">poster and </w:t>
                      </w:r>
                      <w:r>
                        <w:rPr>
                          <w:rFonts w:ascii="Arial" w:hAnsi="Arial" w:cs="Arial"/>
                          <w:b w:val="0"/>
                          <w:bCs/>
                          <w:sz w:val="24"/>
                          <w:szCs w:val="24"/>
                        </w:rPr>
                        <w:t>body alignment during work</w:t>
                      </w:r>
                    </w:p>
                    <w:p w14:paraId="35719A87" w14:textId="44D49812" w:rsidR="000F462A" w:rsidRPr="000F21B4" w:rsidRDefault="0065233D">
                      <w:pPr>
                        <w:pStyle w:val="ListParagraph"/>
                        <w:numPr>
                          <w:ilvl w:val="0"/>
                          <w:numId w:val="8"/>
                        </w:numPr>
                        <w:rPr>
                          <w:rFonts w:ascii="Arial" w:hAnsi="Arial" w:cs="Arial"/>
                          <w:b w:val="0"/>
                          <w:bCs/>
                          <w:sz w:val="24"/>
                          <w:szCs w:val="24"/>
                        </w:rPr>
                      </w:pPr>
                      <w:r w:rsidRPr="000F21B4">
                        <w:rPr>
                          <w:rFonts w:ascii="Arial" w:hAnsi="Arial" w:cs="Arial"/>
                          <w:b w:val="0"/>
                          <w:bCs/>
                          <w:sz w:val="24"/>
                          <w:szCs w:val="24"/>
                        </w:rPr>
                        <w:t>Health and safety training</w:t>
                      </w:r>
                      <w:r w:rsidR="000F462A" w:rsidRPr="000F21B4">
                        <w:rPr>
                          <w:rFonts w:ascii="Arial" w:hAnsi="Arial" w:cs="Arial"/>
                          <w:b w:val="0"/>
                          <w:bCs/>
                          <w:sz w:val="24"/>
                          <w:szCs w:val="24"/>
                        </w:rPr>
                        <w:t xml:space="preserve"> </w:t>
                      </w:r>
                    </w:p>
                    <w:p w14:paraId="7367E565" w14:textId="77777777" w:rsidR="00F2619C" w:rsidRPr="00AA0385" w:rsidRDefault="00F2619C" w:rsidP="00793CFC">
                      <w:pPr>
                        <w:pStyle w:val="ListBullet"/>
                        <w:numPr>
                          <w:ilvl w:val="0"/>
                          <w:numId w:val="0"/>
                        </w:numPr>
                        <w:ind w:left="360" w:hanging="360"/>
                        <w:rPr>
                          <w:rFonts w:ascii="Arial" w:hAnsi="Arial" w:cs="Arial"/>
                          <w:b/>
                          <w:bCs/>
                          <w:sz w:val="24"/>
                          <w:szCs w:val="24"/>
                        </w:rPr>
                      </w:pPr>
                    </w:p>
                    <w:p w14:paraId="06B6BE7F" w14:textId="034E5030" w:rsidR="00680160" w:rsidRDefault="00680160" w:rsidP="00680160">
                      <w:pPr>
                        <w:pStyle w:val="Content"/>
                        <w:spacing w:after="240"/>
                      </w:pPr>
                    </w:p>
                    <w:p w14:paraId="4E9BA1AD" w14:textId="77777777" w:rsidR="00680160" w:rsidRDefault="00680160" w:rsidP="00680160">
                      <w:pPr>
                        <w:pStyle w:val="Content"/>
                      </w:pPr>
                    </w:p>
                    <w:p w14:paraId="4396391F" w14:textId="77777777" w:rsidR="00680160" w:rsidRDefault="00680160" w:rsidP="00680160">
                      <w:pPr>
                        <w:pStyle w:val="Content"/>
                      </w:pPr>
                    </w:p>
                    <w:p w14:paraId="751A3AD7" w14:textId="77777777" w:rsidR="00680160" w:rsidRDefault="00680160" w:rsidP="00680160">
                      <w:pPr>
                        <w:pStyle w:val="Content"/>
                      </w:pPr>
                    </w:p>
                  </w:txbxContent>
                </v:textbox>
                <w10:anchorlock/>
              </v:shape>
            </w:pict>
          </mc:Fallback>
        </mc:AlternateContent>
      </w:r>
    </w:p>
    <w:p w14:paraId="1B4EFA28" w14:textId="3FDF8D26" w:rsidR="00ED5D81" w:rsidRDefault="00ED5D81" w:rsidP="001F0AF0">
      <w:pPr>
        <w:spacing w:after="200"/>
      </w:pPr>
    </w:p>
    <w:p w14:paraId="7E36C29E" w14:textId="15D5231C" w:rsidR="00ED5D81" w:rsidRDefault="00ED5D81" w:rsidP="001F0AF0">
      <w:pPr>
        <w:spacing w:after="200"/>
      </w:pPr>
    </w:p>
    <w:p w14:paraId="2CB09874" w14:textId="0DD56539" w:rsidR="00ED5D81" w:rsidRDefault="00ED5D81" w:rsidP="001F0AF0">
      <w:pPr>
        <w:spacing w:after="200"/>
      </w:pPr>
    </w:p>
    <w:p w14:paraId="4E98EF55" w14:textId="5C226F7C" w:rsidR="00ED5D81" w:rsidRDefault="00ED5D81" w:rsidP="001F0AF0">
      <w:pPr>
        <w:spacing w:after="200"/>
      </w:pPr>
    </w:p>
    <w:p w14:paraId="301BDF8F" w14:textId="385C3FED" w:rsidR="00ED5D81" w:rsidRDefault="00ED5D81" w:rsidP="001F0AF0">
      <w:pPr>
        <w:spacing w:after="200"/>
      </w:pPr>
    </w:p>
    <w:p w14:paraId="460D2BCF" w14:textId="02566D55" w:rsidR="00ED5D81" w:rsidRDefault="00ED5D81" w:rsidP="001F0AF0">
      <w:pPr>
        <w:spacing w:after="200"/>
      </w:pPr>
    </w:p>
    <w:p w14:paraId="48AD1425" w14:textId="32EAA71C" w:rsidR="00ED5D81" w:rsidRDefault="00ED5D81" w:rsidP="001F0AF0">
      <w:pPr>
        <w:spacing w:after="200"/>
      </w:pPr>
    </w:p>
    <w:p w14:paraId="6F19BB94" w14:textId="493E17DF" w:rsidR="00ED5D81" w:rsidRDefault="00ED5D81" w:rsidP="001F0AF0">
      <w:pPr>
        <w:spacing w:after="200"/>
      </w:pPr>
    </w:p>
    <w:p w14:paraId="6E26B0A2" w14:textId="5D5322E6" w:rsidR="00ED5D81" w:rsidRDefault="00ED5D81" w:rsidP="001F0AF0">
      <w:pPr>
        <w:spacing w:after="200"/>
      </w:pPr>
    </w:p>
    <w:p w14:paraId="263F1A7F" w14:textId="2FF3E8A8" w:rsidR="007701BB" w:rsidRPr="00C6005A" w:rsidRDefault="007701BB" w:rsidP="007701BB">
      <w:pPr>
        <w:pStyle w:val="Heading2"/>
        <w:framePr w:hSpace="0" w:wrap="auto" w:vAnchor="margin" w:hAnchor="text" w:yAlign="inline"/>
        <w:rPr>
          <w:color w:val="auto"/>
        </w:rPr>
      </w:pPr>
      <w:r w:rsidRPr="00C6005A">
        <w:rPr>
          <w:color w:val="auto"/>
        </w:rPr>
        <w:lastRenderedPageBreak/>
        <w:t xml:space="preserve">CHAPTER </w:t>
      </w:r>
      <w:r>
        <w:rPr>
          <w:color w:val="auto"/>
        </w:rPr>
        <w:t>3</w:t>
      </w:r>
    </w:p>
    <w:p w14:paraId="596EA8B2" w14:textId="054A9806" w:rsidR="00ED5D81" w:rsidRDefault="00ED5D81" w:rsidP="001F0AF0">
      <w:pPr>
        <w:spacing w:after="200"/>
      </w:pPr>
    </w:p>
    <w:p w14:paraId="3C280D6C" w14:textId="7C44EC70" w:rsidR="009E16C7" w:rsidRDefault="009E16C7" w:rsidP="009E16C7">
      <w:pPr>
        <w:pStyle w:val="Heading2"/>
        <w:framePr w:hSpace="0" w:wrap="auto" w:vAnchor="margin" w:hAnchor="text" w:yAlign="inline"/>
        <w:rPr>
          <w:rFonts w:ascii="Arial" w:hAnsi="Arial" w:cs="Arial"/>
          <w:color w:val="0065BA" w:themeColor="accent1" w:themeShade="BF"/>
          <w:sz w:val="32"/>
          <w:szCs w:val="32"/>
        </w:rPr>
      </w:pPr>
      <w:r>
        <w:rPr>
          <w:rFonts w:ascii="Arial" w:hAnsi="Arial" w:cs="Arial"/>
          <w:color w:val="0065BA" w:themeColor="accent1" w:themeShade="BF"/>
          <w:sz w:val="32"/>
          <w:szCs w:val="32"/>
        </w:rPr>
        <w:t xml:space="preserve">Excel </w:t>
      </w:r>
    </w:p>
    <w:p w14:paraId="67D084F3" w14:textId="56010A40" w:rsidR="007A56A0" w:rsidRDefault="007B6C65" w:rsidP="007A56A0">
      <w:pPr>
        <w:rPr>
          <w:rFonts w:ascii="Arial" w:hAnsi="Arial" w:cs="Arial"/>
          <w:b w:val="0"/>
          <w:bCs/>
          <w:sz w:val="24"/>
          <w:szCs w:val="24"/>
        </w:rPr>
      </w:pPr>
      <w:r>
        <w:rPr>
          <w:rFonts w:ascii="Arial" w:hAnsi="Arial" w:cs="Arial"/>
          <w:b w:val="0"/>
          <w:bCs/>
          <w:sz w:val="24"/>
          <w:szCs w:val="24"/>
        </w:rPr>
        <w:t>This section</w:t>
      </w:r>
      <w:r w:rsidR="007A56A0">
        <w:rPr>
          <w:rFonts w:ascii="Arial" w:hAnsi="Arial" w:cs="Arial"/>
          <w:b w:val="0"/>
          <w:bCs/>
          <w:sz w:val="24"/>
          <w:szCs w:val="24"/>
        </w:rPr>
        <w:t xml:space="preserve"> will present the making of a searchable drop-down list which includes the following functionalities:</w:t>
      </w:r>
    </w:p>
    <w:p w14:paraId="4589563D" w14:textId="77E4A107" w:rsidR="007A56A0" w:rsidRPr="00A479CB" w:rsidRDefault="007A56A0" w:rsidP="007A56A0">
      <w:pPr>
        <w:ind w:left="360"/>
        <w:rPr>
          <w:rFonts w:ascii="Arial" w:hAnsi="Arial" w:cs="Arial"/>
          <w:b w:val="0"/>
          <w:bCs/>
          <w:sz w:val="24"/>
          <w:szCs w:val="24"/>
        </w:rPr>
      </w:pPr>
      <w:r>
        <w:rPr>
          <w:rFonts w:ascii="Arial" w:hAnsi="Arial" w:cs="Arial"/>
          <w:b w:val="0"/>
          <w:bCs/>
          <w:sz w:val="24"/>
          <w:szCs w:val="24"/>
        </w:rPr>
        <w:t xml:space="preserve">a. </w:t>
      </w:r>
      <w:r w:rsidRPr="00A479CB">
        <w:rPr>
          <w:rFonts w:ascii="Arial" w:hAnsi="Arial" w:cs="Arial"/>
          <w:b w:val="0"/>
          <w:bCs/>
          <w:sz w:val="24"/>
          <w:szCs w:val="24"/>
        </w:rPr>
        <w:t xml:space="preserve">It is </w:t>
      </w:r>
      <w:r w:rsidR="00580E1B" w:rsidRPr="00A479CB">
        <w:rPr>
          <w:rFonts w:ascii="Arial" w:hAnsi="Arial" w:cs="Arial"/>
          <w:b w:val="0"/>
          <w:bCs/>
          <w:sz w:val="24"/>
          <w:szCs w:val="24"/>
        </w:rPr>
        <w:t>possible</w:t>
      </w:r>
      <w:r w:rsidRPr="00A479CB">
        <w:rPr>
          <w:rFonts w:ascii="Arial" w:hAnsi="Arial" w:cs="Arial"/>
          <w:b w:val="0"/>
          <w:bCs/>
          <w:sz w:val="24"/>
          <w:szCs w:val="24"/>
        </w:rPr>
        <w:t xml:space="preserve"> to </w:t>
      </w:r>
      <w:r w:rsidR="000F7757">
        <w:rPr>
          <w:rFonts w:ascii="Arial" w:hAnsi="Arial" w:cs="Arial"/>
          <w:b w:val="0"/>
          <w:bCs/>
          <w:sz w:val="24"/>
          <w:szCs w:val="24"/>
        </w:rPr>
        <w:t xml:space="preserve">enter a letter to </w:t>
      </w:r>
      <w:r w:rsidR="00750646" w:rsidRPr="00A479CB">
        <w:rPr>
          <w:rFonts w:ascii="Arial" w:hAnsi="Arial" w:cs="Arial"/>
          <w:b w:val="0"/>
          <w:bCs/>
          <w:sz w:val="24"/>
          <w:szCs w:val="24"/>
        </w:rPr>
        <w:t>search for</w:t>
      </w:r>
      <w:r w:rsidRPr="00A479CB">
        <w:rPr>
          <w:rFonts w:ascii="Arial" w:hAnsi="Arial" w:cs="Arial"/>
          <w:b w:val="0"/>
          <w:bCs/>
          <w:sz w:val="24"/>
          <w:szCs w:val="24"/>
        </w:rPr>
        <w:t xml:space="preserve"> a name</w:t>
      </w:r>
      <w:r w:rsidR="00580E1B">
        <w:rPr>
          <w:rFonts w:ascii="Arial" w:hAnsi="Arial" w:cs="Arial"/>
          <w:b w:val="0"/>
          <w:bCs/>
          <w:sz w:val="24"/>
          <w:szCs w:val="24"/>
        </w:rPr>
        <w:t xml:space="preserve"> from a list of names containing the letter</w:t>
      </w:r>
      <w:r w:rsidR="000F7757">
        <w:rPr>
          <w:rFonts w:ascii="Arial" w:hAnsi="Arial" w:cs="Arial"/>
          <w:b w:val="0"/>
          <w:bCs/>
          <w:sz w:val="24"/>
          <w:szCs w:val="24"/>
        </w:rPr>
        <w:t>.</w:t>
      </w:r>
    </w:p>
    <w:p w14:paraId="5BF40A79" w14:textId="368C7B54" w:rsidR="007A56A0" w:rsidRDefault="007A56A0" w:rsidP="007701BB">
      <w:pPr>
        <w:ind w:left="360"/>
        <w:rPr>
          <w:rFonts w:ascii="Arial" w:hAnsi="Arial" w:cs="Arial"/>
          <w:b w:val="0"/>
          <w:bCs/>
          <w:sz w:val="24"/>
          <w:szCs w:val="24"/>
        </w:rPr>
      </w:pPr>
      <w:r>
        <w:rPr>
          <w:rFonts w:ascii="Arial" w:hAnsi="Arial" w:cs="Arial"/>
          <w:b w:val="0"/>
          <w:bCs/>
          <w:sz w:val="24"/>
          <w:szCs w:val="24"/>
        </w:rPr>
        <w:t xml:space="preserve">b. </w:t>
      </w:r>
      <w:r w:rsidRPr="00A479CB">
        <w:rPr>
          <w:rFonts w:ascii="Arial" w:hAnsi="Arial" w:cs="Arial"/>
          <w:b w:val="0"/>
          <w:bCs/>
          <w:sz w:val="24"/>
          <w:szCs w:val="24"/>
        </w:rPr>
        <w:t>It has a dynamic name range</w:t>
      </w:r>
      <w:r w:rsidR="00262D0F">
        <w:rPr>
          <w:rFonts w:ascii="Arial" w:hAnsi="Arial" w:cs="Arial"/>
          <w:b w:val="0"/>
          <w:bCs/>
          <w:sz w:val="24"/>
          <w:szCs w:val="24"/>
        </w:rPr>
        <w:t xml:space="preserve"> which means </w:t>
      </w:r>
      <w:r w:rsidR="007E1CC3">
        <w:rPr>
          <w:rFonts w:ascii="Arial" w:hAnsi="Arial" w:cs="Arial"/>
          <w:b w:val="0"/>
          <w:bCs/>
          <w:sz w:val="24"/>
          <w:szCs w:val="24"/>
        </w:rPr>
        <w:t xml:space="preserve">changes to the name list will be </w:t>
      </w:r>
      <w:r w:rsidR="00580E1B">
        <w:rPr>
          <w:rFonts w:ascii="Arial" w:hAnsi="Arial" w:cs="Arial"/>
          <w:b w:val="0"/>
          <w:bCs/>
          <w:sz w:val="24"/>
          <w:szCs w:val="24"/>
        </w:rPr>
        <w:t>updated</w:t>
      </w:r>
      <w:r w:rsidR="007E1CC3">
        <w:rPr>
          <w:rFonts w:ascii="Arial" w:hAnsi="Arial" w:cs="Arial"/>
          <w:b w:val="0"/>
          <w:bCs/>
          <w:sz w:val="24"/>
          <w:szCs w:val="24"/>
        </w:rPr>
        <w:t xml:space="preserve"> to the drop-down list.</w:t>
      </w:r>
    </w:p>
    <w:p w14:paraId="3C42B5B3" w14:textId="74F054BC" w:rsidR="007A56A0" w:rsidRPr="00580E1B" w:rsidRDefault="00000000" w:rsidP="007A56A0">
      <w:pPr>
        <w:rPr>
          <w:color w:val="1FA7D6" w:themeColor="accent5" w:themeShade="BF"/>
          <w:sz w:val="20"/>
          <w:szCs w:val="20"/>
        </w:rPr>
      </w:pPr>
      <w:hyperlink r:id="rId41" w:history="1">
        <w:r w:rsidR="00580E1B" w:rsidRPr="00580E1B">
          <w:rPr>
            <w:rStyle w:val="Hyperlink"/>
            <w:color w:val="1FA7D6" w:themeColor="accent5" w:themeShade="BF"/>
            <w:sz w:val="20"/>
            <w:szCs w:val="20"/>
          </w:rPr>
          <w:t>WATCH THE VIDEO</w:t>
        </w:r>
      </w:hyperlink>
    </w:p>
    <w:p w14:paraId="42EFAD6D" w14:textId="77777777" w:rsidR="00580E1B" w:rsidRDefault="00580E1B" w:rsidP="007A56A0"/>
    <w:p w14:paraId="66416386" w14:textId="1555C4B7" w:rsidR="007A56A0" w:rsidRDefault="00750646" w:rsidP="007A56A0">
      <w:r>
        <w:t xml:space="preserve">TASK 1 </w:t>
      </w:r>
      <w:r w:rsidR="00A72C1C">
        <w:t>A S</w:t>
      </w:r>
      <w:r w:rsidR="00C66E9B">
        <w:t>earchable List</w:t>
      </w:r>
    </w:p>
    <w:p w14:paraId="7594012A" w14:textId="4D27995F" w:rsidR="007A56A0" w:rsidRDefault="007A56A0" w:rsidP="007A56A0">
      <w:pPr>
        <w:rPr>
          <w:rFonts w:ascii="Arial" w:hAnsi="Arial" w:cs="Arial"/>
          <w:b w:val="0"/>
          <w:bCs/>
          <w:sz w:val="24"/>
          <w:szCs w:val="24"/>
        </w:rPr>
      </w:pPr>
      <w:r>
        <w:rPr>
          <w:rFonts w:ascii="Arial" w:hAnsi="Arial" w:cs="Arial"/>
          <w:b w:val="0"/>
          <w:bCs/>
          <w:sz w:val="24"/>
          <w:szCs w:val="24"/>
        </w:rPr>
        <w:t>Start by selecting a column with the data you want in the drop-down list. Next, insert an empty column and call it “Helper”. Let the header to the data column be “Names”. Convert the columns into a table.</w:t>
      </w:r>
    </w:p>
    <w:p w14:paraId="0333A8E2" w14:textId="728BD4F9" w:rsidR="00C26FF2" w:rsidRDefault="00C26FF2" w:rsidP="007A56A0">
      <w:pPr>
        <w:rPr>
          <w:rFonts w:ascii="Arial" w:hAnsi="Arial" w:cs="Arial"/>
          <w:b w:val="0"/>
          <w:bCs/>
          <w:sz w:val="24"/>
          <w:szCs w:val="24"/>
        </w:rPr>
      </w:pPr>
      <w:r w:rsidRPr="00C26FF2">
        <w:rPr>
          <w:rFonts w:ascii="Arial" w:hAnsi="Arial" w:cs="Arial"/>
          <w:b w:val="0"/>
          <w:bCs/>
          <w:noProof/>
          <w:sz w:val="24"/>
          <w:szCs w:val="24"/>
        </w:rPr>
        <w:drawing>
          <wp:inline distT="0" distB="0" distL="0" distR="0" wp14:anchorId="797657E1" wp14:editId="09496DD9">
            <wp:extent cx="2275840" cy="638048"/>
            <wp:effectExtent l="0" t="0" r="0" b="0"/>
            <wp:docPr id="75" name="Picture 7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application&#10;&#10;Description automatically generated"/>
                    <pic:cNvPicPr/>
                  </pic:nvPicPr>
                  <pic:blipFill>
                    <a:blip r:embed="rId42"/>
                    <a:stretch>
                      <a:fillRect/>
                    </a:stretch>
                  </pic:blipFill>
                  <pic:spPr>
                    <a:xfrm>
                      <a:off x="0" y="0"/>
                      <a:ext cx="2299065" cy="644559"/>
                    </a:xfrm>
                    <a:prstGeom prst="rect">
                      <a:avLst/>
                    </a:prstGeom>
                  </pic:spPr>
                </pic:pic>
              </a:graphicData>
            </a:graphic>
          </wp:inline>
        </w:drawing>
      </w:r>
    </w:p>
    <w:p w14:paraId="49FDA144" w14:textId="77777777" w:rsidR="007A56A0" w:rsidRDefault="007A56A0" w:rsidP="007A56A0">
      <w:pPr>
        <w:rPr>
          <w:rFonts w:ascii="Arial" w:hAnsi="Arial" w:cs="Arial"/>
          <w:b w:val="0"/>
          <w:bCs/>
          <w:sz w:val="24"/>
          <w:szCs w:val="24"/>
        </w:rPr>
      </w:pPr>
    </w:p>
    <w:p w14:paraId="22209508" w14:textId="6D231228" w:rsidR="007A56A0" w:rsidRDefault="007A56A0" w:rsidP="007A56A0">
      <w:pPr>
        <w:rPr>
          <w:rFonts w:ascii="Arial" w:hAnsi="Arial" w:cs="Arial"/>
          <w:szCs w:val="28"/>
        </w:rPr>
      </w:pPr>
      <w:r w:rsidRPr="000007F2">
        <w:rPr>
          <w:rFonts w:ascii="Arial" w:hAnsi="Arial" w:cs="Arial"/>
          <w:szCs w:val="28"/>
        </w:rPr>
        <w:t xml:space="preserve">For </w:t>
      </w:r>
      <w:r w:rsidR="00C66E9B">
        <w:rPr>
          <w:rFonts w:ascii="Arial" w:hAnsi="Arial" w:cs="Arial"/>
          <w:szCs w:val="28"/>
        </w:rPr>
        <w:t>A</w:t>
      </w:r>
      <w:r w:rsidRPr="000007F2">
        <w:rPr>
          <w:rFonts w:ascii="Arial" w:hAnsi="Arial" w:cs="Arial"/>
          <w:szCs w:val="28"/>
        </w:rPr>
        <w:t xml:space="preserve"> </w:t>
      </w:r>
      <w:r w:rsidR="00C66E9B">
        <w:rPr>
          <w:rFonts w:ascii="Arial" w:hAnsi="Arial" w:cs="Arial"/>
          <w:szCs w:val="28"/>
        </w:rPr>
        <w:t>S</w:t>
      </w:r>
      <w:r w:rsidRPr="000007F2">
        <w:rPr>
          <w:rFonts w:ascii="Arial" w:hAnsi="Arial" w:cs="Arial"/>
          <w:szCs w:val="28"/>
        </w:rPr>
        <w:t xml:space="preserve">earchable list </w:t>
      </w:r>
    </w:p>
    <w:p w14:paraId="570219E3" w14:textId="296402AB" w:rsidR="007A56A0" w:rsidRDefault="007A56A0">
      <w:pPr>
        <w:pStyle w:val="ListParagraph"/>
        <w:numPr>
          <w:ilvl w:val="0"/>
          <w:numId w:val="11"/>
        </w:numPr>
        <w:rPr>
          <w:rFonts w:ascii="Arial" w:hAnsi="Arial" w:cs="Arial"/>
          <w:b w:val="0"/>
          <w:bCs/>
          <w:sz w:val="24"/>
          <w:szCs w:val="24"/>
        </w:rPr>
      </w:pPr>
      <w:r>
        <w:rPr>
          <w:rFonts w:ascii="Arial" w:hAnsi="Arial" w:cs="Arial"/>
          <w:b w:val="0"/>
          <w:bCs/>
          <w:sz w:val="24"/>
          <w:szCs w:val="24"/>
        </w:rPr>
        <w:t xml:space="preserve">Choose </w:t>
      </w:r>
      <w:r w:rsidR="006277DE">
        <w:rPr>
          <w:rFonts w:ascii="Arial" w:hAnsi="Arial" w:cs="Arial"/>
          <w:b w:val="0"/>
          <w:bCs/>
          <w:sz w:val="24"/>
          <w:szCs w:val="24"/>
        </w:rPr>
        <w:t>any two</w:t>
      </w:r>
      <w:r>
        <w:rPr>
          <w:rFonts w:ascii="Arial" w:hAnsi="Arial" w:cs="Arial"/>
          <w:b w:val="0"/>
          <w:bCs/>
          <w:sz w:val="24"/>
          <w:szCs w:val="24"/>
        </w:rPr>
        <w:t xml:space="preserve"> empty </w:t>
      </w:r>
      <w:proofErr w:type="gramStart"/>
      <w:r>
        <w:rPr>
          <w:rFonts w:ascii="Arial" w:hAnsi="Arial" w:cs="Arial"/>
          <w:b w:val="0"/>
          <w:bCs/>
          <w:sz w:val="24"/>
          <w:szCs w:val="24"/>
        </w:rPr>
        <w:t>cell</w:t>
      </w:r>
      <w:proofErr w:type="gramEnd"/>
      <w:r>
        <w:rPr>
          <w:rFonts w:ascii="Arial" w:hAnsi="Arial" w:cs="Arial"/>
          <w:b w:val="0"/>
          <w:bCs/>
          <w:sz w:val="24"/>
          <w:szCs w:val="24"/>
        </w:rPr>
        <w:t xml:space="preserve"> in the worksheet. Let it be cell J4.</w:t>
      </w:r>
    </w:p>
    <w:p w14:paraId="06A80C55" w14:textId="4CD3D943" w:rsidR="007A56A0" w:rsidRDefault="007A56A0">
      <w:pPr>
        <w:pStyle w:val="ListParagraph"/>
        <w:numPr>
          <w:ilvl w:val="1"/>
          <w:numId w:val="11"/>
        </w:numPr>
        <w:rPr>
          <w:rFonts w:ascii="Arial" w:hAnsi="Arial" w:cs="Arial"/>
          <w:b w:val="0"/>
          <w:bCs/>
          <w:sz w:val="24"/>
          <w:szCs w:val="24"/>
        </w:rPr>
      </w:pPr>
      <w:r>
        <w:rPr>
          <w:rFonts w:ascii="Arial" w:hAnsi="Arial" w:cs="Arial"/>
          <w:b w:val="0"/>
          <w:bCs/>
          <w:sz w:val="24"/>
          <w:szCs w:val="24"/>
        </w:rPr>
        <w:t>Format J3 and J</w:t>
      </w:r>
      <w:proofErr w:type="gramStart"/>
      <w:r>
        <w:rPr>
          <w:rFonts w:ascii="Arial" w:hAnsi="Arial" w:cs="Arial"/>
          <w:b w:val="0"/>
          <w:bCs/>
          <w:sz w:val="24"/>
          <w:szCs w:val="24"/>
        </w:rPr>
        <w:t>4..</w:t>
      </w:r>
      <w:proofErr w:type="gramEnd"/>
      <w:r>
        <w:rPr>
          <w:rFonts w:ascii="Arial" w:hAnsi="Arial" w:cs="Arial"/>
          <w:b w:val="0"/>
          <w:bCs/>
          <w:sz w:val="24"/>
          <w:szCs w:val="24"/>
        </w:rPr>
        <w:t xml:space="preserve"> </w:t>
      </w:r>
    </w:p>
    <w:p w14:paraId="7642BC53" w14:textId="3CFDA517" w:rsidR="00C02D9B" w:rsidRPr="00C02D9B" w:rsidRDefault="00C02D9B" w:rsidP="00C02D9B">
      <w:pPr>
        <w:rPr>
          <w:rFonts w:ascii="Arial" w:hAnsi="Arial" w:cs="Arial"/>
          <w:b w:val="0"/>
          <w:bCs/>
          <w:sz w:val="24"/>
          <w:szCs w:val="24"/>
        </w:rPr>
      </w:pPr>
      <w:r w:rsidRPr="00C02D9B">
        <w:rPr>
          <w:rFonts w:ascii="Arial" w:hAnsi="Arial" w:cs="Arial"/>
          <w:b w:val="0"/>
          <w:bCs/>
          <w:noProof/>
          <w:sz w:val="24"/>
          <w:szCs w:val="24"/>
        </w:rPr>
        <w:drawing>
          <wp:inline distT="0" distB="0" distL="0" distR="0" wp14:anchorId="69B3450F" wp14:editId="1D6D4B42">
            <wp:extent cx="1729890" cy="35055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29890" cy="350550"/>
                    </a:xfrm>
                    <a:prstGeom prst="rect">
                      <a:avLst/>
                    </a:prstGeom>
                  </pic:spPr>
                </pic:pic>
              </a:graphicData>
            </a:graphic>
          </wp:inline>
        </w:drawing>
      </w:r>
    </w:p>
    <w:p w14:paraId="77EDDDCF" w14:textId="77777777" w:rsidR="007A56A0" w:rsidRDefault="007A56A0">
      <w:pPr>
        <w:pStyle w:val="ListParagraph"/>
        <w:numPr>
          <w:ilvl w:val="0"/>
          <w:numId w:val="11"/>
        </w:numPr>
        <w:rPr>
          <w:rFonts w:ascii="Arial" w:hAnsi="Arial" w:cs="Arial"/>
          <w:b w:val="0"/>
          <w:bCs/>
          <w:sz w:val="24"/>
          <w:szCs w:val="24"/>
        </w:rPr>
      </w:pPr>
      <w:r>
        <w:rPr>
          <w:rFonts w:ascii="Arial" w:hAnsi="Arial" w:cs="Arial"/>
          <w:b w:val="0"/>
          <w:bCs/>
          <w:sz w:val="24"/>
          <w:szCs w:val="24"/>
        </w:rPr>
        <w:t>In the first cell of the “Helper”, A</w:t>
      </w:r>
      <w:proofErr w:type="gramStart"/>
      <w:r>
        <w:rPr>
          <w:rFonts w:ascii="Arial" w:hAnsi="Arial" w:cs="Arial"/>
          <w:b w:val="0"/>
          <w:bCs/>
          <w:sz w:val="24"/>
          <w:szCs w:val="24"/>
        </w:rPr>
        <w:t>2,  enter</w:t>
      </w:r>
      <w:proofErr w:type="gramEnd"/>
      <w:r>
        <w:rPr>
          <w:rFonts w:ascii="Arial" w:hAnsi="Arial" w:cs="Arial"/>
          <w:b w:val="0"/>
          <w:bCs/>
          <w:sz w:val="24"/>
          <w:szCs w:val="24"/>
        </w:rPr>
        <w:t>:</w:t>
      </w:r>
    </w:p>
    <w:p w14:paraId="7B635298" w14:textId="77777777" w:rsidR="007A56A0" w:rsidRPr="007857D5" w:rsidRDefault="007A56A0" w:rsidP="007A56A0">
      <w:pPr>
        <w:pStyle w:val="ListParagraph"/>
        <w:rPr>
          <w:rFonts w:ascii="Arial" w:hAnsi="Arial" w:cs="Arial"/>
          <w:b w:val="0"/>
          <w:bCs/>
          <w:sz w:val="24"/>
          <w:szCs w:val="24"/>
        </w:rPr>
      </w:pPr>
      <w:r>
        <w:rPr>
          <w:rFonts w:ascii="Arial" w:hAnsi="Arial" w:cs="Arial"/>
          <w:b w:val="0"/>
          <w:bCs/>
          <w:sz w:val="24"/>
          <w:szCs w:val="24"/>
        </w:rPr>
        <w:t>=</w:t>
      </w:r>
      <w:r w:rsidRPr="007D775D">
        <w:rPr>
          <w:rFonts w:ascii="Arial" w:hAnsi="Arial" w:cs="Arial"/>
          <w:b w:val="0"/>
          <w:bCs/>
          <w:color w:val="FF0000"/>
          <w:sz w:val="24"/>
          <w:szCs w:val="24"/>
        </w:rPr>
        <w:t>SEARCH(</w:t>
      </w:r>
      <w:r>
        <w:rPr>
          <w:rFonts w:ascii="Arial" w:hAnsi="Arial" w:cs="Arial"/>
          <w:b w:val="0"/>
          <w:bCs/>
          <w:sz w:val="24"/>
          <w:szCs w:val="24"/>
        </w:rPr>
        <w:t>$A$</w:t>
      </w:r>
      <w:proofErr w:type="gramStart"/>
      <w:r>
        <w:rPr>
          <w:rFonts w:ascii="Arial" w:hAnsi="Arial" w:cs="Arial"/>
          <w:b w:val="0"/>
          <w:bCs/>
          <w:sz w:val="24"/>
          <w:szCs w:val="24"/>
        </w:rPr>
        <w:t>2</w:t>
      </w:r>
      <w:r w:rsidRPr="00D948E4">
        <w:rPr>
          <w:rFonts w:ascii="Arial" w:hAnsi="Arial" w:cs="Arial"/>
          <w:b w:val="0"/>
          <w:bCs/>
          <w:sz w:val="24"/>
          <w:szCs w:val="24"/>
        </w:rPr>
        <w:t>,Table</w:t>
      </w:r>
      <w:proofErr w:type="gramEnd"/>
      <w:r w:rsidRPr="00D948E4">
        <w:rPr>
          <w:rFonts w:ascii="Arial" w:hAnsi="Arial" w:cs="Arial"/>
          <w:b w:val="0"/>
          <w:bCs/>
          <w:sz w:val="24"/>
          <w:szCs w:val="24"/>
        </w:rPr>
        <w:t>2[@[Name]]</w:t>
      </w:r>
      <w:r w:rsidRPr="007D775D">
        <w:rPr>
          <w:rFonts w:ascii="Arial" w:hAnsi="Arial" w:cs="Arial"/>
          <w:b w:val="0"/>
          <w:bCs/>
          <w:color w:val="FF0000"/>
          <w:sz w:val="24"/>
          <w:szCs w:val="24"/>
        </w:rPr>
        <w:t>)</w:t>
      </w:r>
      <w:r>
        <w:rPr>
          <w:rFonts w:ascii="Arial" w:hAnsi="Arial" w:cs="Arial"/>
          <w:b w:val="0"/>
          <w:bCs/>
          <w:sz w:val="24"/>
          <w:szCs w:val="24"/>
        </w:rPr>
        <w:tab/>
      </w:r>
      <w:r>
        <w:rPr>
          <w:rFonts w:ascii="Arial" w:hAnsi="Arial" w:cs="Arial"/>
          <w:b w:val="0"/>
          <w:bCs/>
          <w:sz w:val="24"/>
          <w:szCs w:val="24"/>
        </w:rPr>
        <w:tab/>
      </w:r>
    </w:p>
    <w:p w14:paraId="2C648FED" w14:textId="77777777" w:rsidR="007A56A0" w:rsidRDefault="007A56A0">
      <w:pPr>
        <w:pStyle w:val="ListParagraph"/>
        <w:numPr>
          <w:ilvl w:val="0"/>
          <w:numId w:val="11"/>
        </w:numPr>
        <w:rPr>
          <w:rFonts w:ascii="Arial" w:hAnsi="Arial" w:cs="Arial"/>
          <w:b w:val="0"/>
          <w:bCs/>
          <w:sz w:val="24"/>
          <w:szCs w:val="24"/>
        </w:rPr>
      </w:pPr>
      <w:r>
        <w:rPr>
          <w:rFonts w:ascii="Arial" w:hAnsi="Arial" w:cs="Arial"/>
          <w:b w:val="0"/>
          <w:bCs/>
          <w:sz w:val="24"/>
          <w:szCs w:val="24"/>
        </w:rPr>
        <w:t xml:space="preserve">Add </w:t>
      </w:r>
    </w:p>
    <w:p w14:paraId="28F23092" w14:textId="77777777" w:rsidR="007A56A0" w:rsidRDefault="007A56A0" w:rsidP="007A56A0">
      <w:pPr>
        <w:pStyle w:val="ListParagraph"/>
        <w:rPr>
          <w:rFonts w:ascii="Arial" w:hAnsi="Arial" w:cs="Arial"/>
          <w:b w:val="0"/>
          <w:bCs/>
          <w:sz w:val="24"/>
          <w:szCs w:val="24"/>
        </w:rPr>
      </w:pPr>
      <w:proofErr w:type="gramStart"/>
      <w:r w:rsidRPr="00A832CF">
        <w:rPr>
          <w:rFonts w:ascii="Arial" w:hAnsi="Arial" w:cs="Arial"/>
          <w:b w:val="0"/>
          <w:bCs/>
          <w:color w:val="625BC0" w:themeColor="text2" w:themeTint="99"/>
          <w:sz w:val="24"/>
          <w:szCs w:val="24"/>
        </w:rPr>
        <w:t>ISNUMBER(</w:t>
      </w:r>
      <w:proofErr w:type="gramEnd"/>
      <w:r>
        <w:rPr>
          <w:rFonts w:ascii="Arial" w:hAnsi="Arial" w:cs="Arial"/>
          <w:b w:val="0"/>
          <w:bCs/>
          <w:sz w:val="24"/>
          <w:szCs w:val="24"/>
        </w:rPr>
        <w:t>……….</w:t>
      </w:r>
      <w:r w:rsidRPr="00A832CF">
        <w:rPr>
          <w:rFonts w:ascii="Arial" w:hAnsi="Arial" w:cs="Arial"/>
          <w:b w:val="0"/>
          <w:bCs/>
          <w:color w:val="625BC0" w:themeColor="text2" w:themeTint="99"/>
          <w:sz w:val="24"/>
          <w:szCs w:val="24"/>
        </w:rPr>
        <w:t>)</w:t>
      </w:r>
      <w:r>
        <w:rPr>
          <w:rFonts w:ascii="Arial" w:hAnsi="Arial" w:cs="Arial"/>
          <w:b w:val="0"/>
          <w:bCs/>
          <w:sz w:val="24"/>
          <w:szCs w:val="24"/>
        </w:rPr>
        <w:t xml:space="preserve"> </w:t>
      </w:r>
    </w:p>
    <w:p w14:paraId="6E3E10BA" w14:textId="77777777" w:rsidR="007A56A0" w:rsidRDefault="007A56A0">
      <w:pPr>
        <w:pStyle w:val="ListParagraph"/>
        <w:numPr>
          <w:ilvl w:val="1"/>
          <w:numId w:val="11"/>
        </w:numPr>
        <w:rPr>
          <w:rFonts w:ascii="Arial" w:hAnsi="Arial" w:cs="Arial"/>
          <w:b w:val="0"/>
          <w:bCs/>
          <w:sz w:val="24"/>
          <w:szCs w:val="24"/>
        </w:rPr>
      </w:pPr>
      <w:r>
        <w:rPr>
          <w:rFonts w:ascii="Arial" w:hAnsi="Arial" w:cs="Arial"/>
          <w:b w:val="0"/>
          <w:bCs/>
          <w:sz w:val="24"/>
          <w:szCs w:val="24"/>
        </w:rPr>
        <w:t>The formula will be:</w:t>
      </w:r>
    </w:p>
    <w:p w14:paraId="5E14988B" w14:textId="77777777" w:rsidR="007A56A0" w:rsidRDefault="007A56A0" w:rsidP="007A56A0">
      <w:pPr>
        <w:ind w:left="720"/>
        <w:rPr>
          <w:rFonts w:ascii="Arial" w:hAnsi="Arial" w:cs="Arial"/>
          <w:b w:val="0"/>
          <w:bCs/>
          <w:sz w:val="24"/>
          <w:szCs w:val="24"/>
        </w:rPr>
      </w:pPr>
      <w:r>
        <w:rPr>
          <w:rFonts w:ascii="Arial" w:hAnsi="Arial" w:cs="Arial"/>
          <w:b w:val="0"/>
          <w:bCs/>
          <w:sz w:val="24"/>
          <w:szCs w:val="24"/>
        </w:rPr>
        <w:t>=</w:t>
      </w:r>
      <w:r w:rsidRPr="00A832CF">
        <w:rPr>
          <w:rFonts w:ascii="Arial" w:hAnsi="Arial" w:cs="Arial"/>
          <w:b w:val="0"/>
          <w:bCs/>
          <w:color w:val="625BC0" w:themeColor="text2" w:themeTint="99"/>
          <w:sz w:val="24"/>
          <w:szCs w:val="24"/>
        </w:rPr>
        <w:t>ISNUMBER(</w:t>
      </w:r>
      <w:r w:rsidRPr="00A832CF">
        <w:rPr>
          <w:rFonts w:ascii="Arial" w:hAnsi="Arial" w:cs="Arial"/>
          <w:b w:val="0"/>
          <w:bCs/>
          <w:color w:val="FF0000"/>
          <w:sz w:val="24"/>
          <w:szCs w:val="24"/>
        </w:rPr>
        <w:t>SEARCH(</w:t>
      </w:r>
      <w:r>
        <w:rPr>
          <w:rFonts w:ascii="Arial" w:hAnsi="Arial" w:cs="Arial"/>
          <w:b w:val="0"/>
          <w:bCs/>
          <w:sz w:val="24"/>
          <w:szCs w:val="24"/>
        </w:rPr>
        <w:t>$A$</w:t>
      </w:r>
      <w:proofErr w:type="gramStart"/>
      <w:r>
        <w:rPr>
          <w:rFonts w:ascii="Arial" w:hAnsi="Arial" w:cs="Arial"/>
          <w:b w:val="0"/>
          <w:bCs/>
          <w:sz w:val="24"/>
          <w:szCs w:val="24"/>
        </w:rPr>
        <w:t>2,Table</w:t>
      </w:r>
      <w:proofErr w:type="gramEnd"/>
      <w:r>
        <w:rPr>
          <w:rFonts w:ascii="Arial" w:hAnsi="Arial" w:cs="Arial"/>
          <w:b w:val="0"/>
          <w:bCs/>
          <w:sz w:val="24"/>
          <w:szCs w:val="24"/>
        </w:rPr>
        <w:t>2[@Name]]</w:t>
      </w:r>
      <w:r w:rsidRPr="00A832CF">
        <w:rPr>
          <w:rFonts w:ascii="Arial" w:hAnsi="Arial" w:cs="Arial"/>
          <w:b w:val="0"/>
          <w:bCs/>
          <w:color w:val="FF0000"/>
          <w:sz w:val="24"/>
          <w:szCs w:val="24"/>
        </w:rPr>
        <w:t>)</w:t>
      </w:r>
      <w:r w:rsidRPr="00A832CF">
        <w:rPr>
          <w:rFonts w:ascii="Arial" w:hAnsi="Arial" w:cs="Arial"/>
          <w:b w:val="0"/>
          <w:bCs/>
          <w:color w:val="625BC0" w:themeColor="text2" w:themeTint="99"/>
          <w:sz w:val="24"/>
          <w:szCs w:val="24"/>
        </w:rPr>
        <w:t>)</w:t>
      </w:r>
    </w:p>
    <w:p w14:paraId="572CF8C4" w14:textId="77777777" w:rsidR="007A56A0" w:rsidRDefault="007A56A0" w:rsidP="007A56A0">
      <w:pPr>
        <w:rPr>
          <w:rFonts w:ascii="Arial" w:hAnsi="Arial" w:cs="Arial"/>
          <w:b w:val="0"/>
          <w:bCs/>
          <w:sz w:val="24"/>
          <w:szCs w:val="24"/>
        </w:rPr>
      </w:pPr>
      <w:r>
        <w:rPr>
          <w:rFonts w:ascii="Arial" w:hAnsi="Arial" w:cs="Arial"/>
          <w:b w:val="0"/>
          <w:bCs/>
          <w:sz w:val="24"/>
          <w:szCs w:val="24"/>
        </w:rPr>
        <w:t xml:space="preserve"> Now, when you enter a value into J4, the helper will show a TRUE or FALSE value to show if the letter is in any of the names.</w:t>
      </w:r>
    </w:p>
    <w:p w14:paraId="7D65CA6C" w14:textId="77777777" w:rsidR="00FF6235" w:rsidRDefault="00FF6235" w:rsidP="00FF6235">
      <w:pPr>
        <w:pStyle w:val="ListParagraph"/>
        <w:rPr>
          <w:rFonts w:ascii="Arial" w:hAnsi="Arial" w:cs="Arial"/>
          <w:b w:val="0"/>
          <w:bCs/>
          <w:sz w:val="24"/>
          <w:szCs w:val="24"/>
        </w:rPr>
      </w:pPr>
    </w:p>
    <w:p w14:paraId="4613980E" w14:textId="77777777" w:rsidR="00FF6235" w:rsidRPr="007701BB" w:rsidRDefault="00FF6235" w:rsidP="007701BB">
      <w:pPr>
        <w:rPr>
          <w:rFonts w:ascii="Arial" w:hAnsi="Arial" w:cs="Arial"/>
          <w:b w:val="0"/>
          <w:bCs/>
          <w:sz w:val="24"/>
          <w:szCs w:val="24"/>
        </w:rPr>
      </w:pPr>
    </w:p>
    <w:p w14:paraId="73506319" w14:textId="4FEB07FB" w:rsidR="007A56A0" w:rsidRDefault="007A56A0" w:rsidP="00FF6235">
      <w:pPr>
        <w:pStyle w:val="ListParagraph"/>
        <w:numPr>
          <w:ilvl w:val="0"/>
          <w:numId w:val="23"/>
        </w:numPr>
        <w:rPr>
          <w:rFonts w:ascii="Arial" w:hAnsi="Arial" w:cs="Arial"/>
          <w:b w:val="0"/>
          <w:bCs/>
          <w:sz w:val="24"/>
          <w:szCs w:val="24"/>
        </w:rPr>
      </w:pPr>
      <w:r>
        <w:rPr>
          <w:rFonts w:ascii="Arial" w:hAnsi="Arial" w:cs="Arial"/>
          <w:b w:val="0"/>
          <w:bCs/>
          <w:sz w:val="24"/>
          <w:szCs w:val="24"/>
        </w:rPr>
        <w:t xml:space="preserve">Add </w:t>
      </w:r>
      <w:proofErr w:type="gramStart"/>
      <w:r w:rsidRPr="00A832CF">
        <w:rPr>
          <w:rFonts w:ascii="Arial" w:hAnsi="Arial" w:cs="Arial"/>
          <w:b w:val="0"/>
          <w:bCs/>
          <w:color w:val="00B050"/>
          <w:sz w:val="24"/>
          <w:szCs w:val="24"/>
        </w:rPr>
        <w:t>IF(</w:t>
      </w:r>
      <w:proofErr w:type="gramEnd"/>
      <w:r>
        <w:rPr>
          <w:rFonts w:ascii="Arial" w:hAnsi="Arial" w:cs="Arial"/>
          <w:b w:val="0"/>
          <w:bCs/>
          <w:sz w:val="24"/>
          <w:szCs w:val="24"/>
        </w:rPr>
        <w:t>………</w:t>
      </w:r>
      <w:r w:rsidRPr="009D21A2">
        <w:rPr>
          <w:rFonts w:ascii="Arial" w:hAnsi="Arial" w:cs="Arial"/>
          <w:b w:val="0"/>
          <w:bCs/>
          <w:color w:val="00B050"/>
          <w:sz w:val="24"/>
          <w:szCs w:val="24"/>
        </w:rPr>
        <w:t>.,1,0)</w:t>
      </w:r>
    </w:p>
    <w:p w14:paraId="6DF6A57F" w14:textId="77777777" w:rsidR="007A56A0" w:rsidRDefault="007A56A0" w:rsidP="00FF6235">
      <w:pPr>
        <w:pStyle w:val="ListParagraph"/>
        <w:numPr>
          <w:ilvl w:val="1"/>
          <w:numId w:val="23"/>
        </w:numPr>
        <w:rPr>
          <w:rFonts w:ascii="Arial" w:hAnsi="Arial" w:cs="Arial"/>
          <w:b w:val="0"/>
          <w:bCs/>
          <w:sz w:val="24"/>
          <w:szCs w:val="24"/>
        </w:rPr>
      </w:pPr>
      <w:r>
        <w:rPr>
          <w:rFonts w:ascii="Arial" w:hAnsi="Arial" w:cs="Arial"/>
          <w:b w:val="0"/>
          <w:bCs/>
          <w:sz w:val="24"/>
          <w:szCs w:val="24"/>
        </w:rPr>
        <w:t>The formula will be:</w:t>
      </w:r>
    </w:p>
    <w:p w14:paraId="2A37FD3D" w14:textId="77777777" w:rsidR="007A56A0" w:rsidRDefault="007A56A0" w:rsidP="007A56A0">
      <w:pPr>
        <w:pStyle w:val="ListParagraph"/>
        <w:ind w:left="1188"/>
        <w:rPr>
          <w:rFonts w:ascii="Arial" w:hAnsi="Arial" w:cs="Arial"/>
          <w:b w:val="0"/>
          <w:bCs/>
          <w:color w:val="00B050"/>
          <w:sz w:val="24"/>
          <w:szCs w:val="24"/>
        </w:rPr>
      </w:pPr>
      <w:r>
        <w:rPr>
          <w:rFonts w:ascii="Arial" w:hAnsi="Arial" w:cs="Arial"/>
          <w:b w:val="0"/>
          <w:bCs/>
          <w:sz w:val="24"/>
          <w:szCs w:val="24"/>
        </w:rPr>
        <w:t>=</w:t>
      </w:r>
      <w:r w:rsidRPr="00A832CF">
        <w:rPr>
          <w:rFonts w:ascii="Arial" w:hAnsi="Arial" w:cs="Arial"/>
          <w:b w:val="0"/>
          <w:bCs/>
          <w:color w:val="00B050"/>
          <w:sz w:val="24"/>
          <w:szCs w:val="24"/>
        </w:rPr>
        <w:t>IF(</w:t>
      </w:r>
      <w:r w:rsidRPr="00A832CF">
        <w:rPr>
          <w:rFonts w:ascii="Arial" w:hAnsi="Arial" w:cs="Arial"/>
          <w:b w:val="0"/>
          <w:bCs/>
          <w:color w:val="625BC0" w:themeColor="text2" w:themeTint="99"/>
          <w:sz w:val="24"/>
          <w:szCs w:val="24"/>
        </w:rPr>
        <w:t>ISNUMBER(</w:t>
      </w:r>
      <w:r w:rsidRPr="00A832CF">
        <w:rPr>
          <w:rFonts w:ascii="Arial" w:hAnsi="Arial" w:cs="Arial"/>
          <w:b w:val="0"/>
          <w:bCs/>
          <w:color w:val="FF0000"/>
          <w:sz w:val="24"/>
          <w:szCs w:val="24"/>
        </w:rPr>
        <w:t>SEARCH(</w:t>
      </w:r>
      <w:r>
        <w:rPr>
          <w:rFonts w:ascii="Arial" w:hAnsi="Arial" w:cs="Arial"/>
          <w:b w:val="0"/>
          <w:bCs/>
          <w:sz w:val="24"/>
          <w:szCs w:val="24"/>
        </w:rPr>
        <w:t>$A$</w:t>
      </w:r>
      <w:proofErr w:type="gramStart"/>
      <w:r>
        <w:rPr>
          <w:rFonts w:ascii="Arial" w:hAnsi="Arial" w:cs="Arial"/>
          <w:b w:val="0"/>
          <w:bCs/>
          <w:sz w:val="24"/>
          <w:szCs w:val="24"/>
        </w:rPr>
        <w:t>2,Table</w:t>
      </w:r>
      <w:proofErr w:type="gramEnd"/>
      <w:r>
        <w:rPr>
          <w:rFonts w:ascii="Arial" w:hAnsi="Arial" w:cs="Arial"/>
          <w:b w:val="0"/>
          <w:bCs/>
          <w:sz w:val="24"/>
          <w:szCs w:val="24"/>
        </w:rPr>
        <w:t>2[@[Name]]</w:t>
      </w:r>
      <w:r w:rsidRPr="009D21A2">
        <w:rPr>
          <w:rFonts w:ascii="Arial" w:hAnsi="Arial" w:cs="Arial"/>
          <w:b w:val="0"/>
          <w:bCs/>
          <w:color w:val="00B050"/>
          <w:sz w:val="24"/>
          <w:szCs w:val="24"/>
        </w:rPr>
        <w:t>,1,0</w:t>
      </w:r>
      <w:r w:rsidRPr="00A832CF">
        <w:rPr>
          <w:rFonts w:ascii="Arial" w:hAnsi="Arial" w:cs="Arial"/>
          <w:b w:val="0"/>
          <w:bCs/>
          <w:color w:val="FF0000"/>
          <w:sz w:val="24"/>
          <w:szCs w:val="24"/>
        </w:rPr>
        <w:t>)</w:t>
      </w:r>
      <w:r w:rsidRPr="00A832CF">
        <w:rPr>
          <w:rFonts w:ascii="Arial" w:hAnsi="Arial" w:cs="Arial"/>
          <w:b w:val="0"/>
          <w:bCs/>
          <w:color w:val="625BC0" w:themeColor="text2" w:themeTint="99"/>
          <w:sz w:val="24"/>
          <w:szCs w:val="24"/>
        </w:rPr>
        <w:t>)</w:t>
      </w:r>
      <w:r w:rsidRPr="00A832CF">
        <w:rPr>
          <w:rFonts w:ascii="Arial" w:hAnsi="Arial" w:cs="Arial"/>
          <w:b w:val="0"/>
          <w:bCs/>
          <w:color w:val="00B050"/>
          <w:sz w:val="24"/>
          <w:szCs w:val="24"/>
        </w:rPr>
        <w:t>)</w:t>
      </w:r>
    </w:p>
    <w:p w14:paraId="40FAC9A1" w14:textId="77777777" w:rsidR="007A56A0" w:rsidRDefault="007A56A0" w:rsidP="007A56A0">
      <w:pPr>
        <w:rPr>
          <w:rFonts w:ascii="Arial" w:hAnsi="Arial" w:cs="Arial"/>
          <w:b w:val="0"/>
          <w:bCs/>
          <w:sz w:val="24"/>
          <w:szCs w:val="24"/>
        </w:rPr>
      </w:pPr>
      <w:r>
        <w:rPr>
          <w:rFonts w:ascii="Arial" w:hAnsi="Arial" w:cs="Arial"/>
          <w:b w:val="0"/>
          <w:bCs/>
          <w:sz w:val="24"/>
          <w:szCs w:val="24"/>
        </w:rPr>
        <w:t>This will turn the TRUE or FALSE value into 1s and 0s.</w:t>
      </w:r>
    </w:p>
    <w:p w14:paraId="7015EF5D" w14:textId="77777777" w:rsidR="007A56A0" w:rsidRPr="002E1966" w:rsidRDefault="007A56A0" w:rsidP="00FF6235">
      <w:pPr>
        <w:pStyle w:val="ListParagraph"/>
        <w:numPr>
          <w:ilvl w:val="0"/>
          <w:numId w:val="23"/>
        </w:numPr>
        <w:rPr>
          <w:rFonts w:ascii="Arial" w:hAnsi="Arial" w:cs="Arial"/>
          <w:b w:val="0"/>
          <w:bCs/>
          <w:sz w:val="24"/>
          <w:szCs w:val="24"/>
        </w:rPr>
      </w:pPr>
      <w:r>
        <w:rPr>
          <w:rFonts w:ascii="Arial" w:hAnsi="Arial" w:cs="Arial"/>
          <w:b w:val="0"/>
          <w:bCs/>
          <w:sz w:val="24"/>
          <w:szCs w:val="24"/>
        </w:rPr>
        <w:t xml:space="preserve">Replace 1 by </w:t>
      </w:r>
      <w:r>
        <w:rPr>
          <w:rFonts w:ascii="Arial" w:hAnsi="Arial" w:cs="Arial"/>
          <w:b w:val="0"/>
          <w:bCs/>
          <w:color w:val="C00000"/>
          <w:sz w:val="24"/>
          <w:szCs w:val="24"/>
        </w:rPr>
        <w:t>MAX($A$</w:t>
      </w:r>
      <w:proofErr w:type="gramStart"/>
      <w:r>
        <w:rPr>
          <w:rFonts w:ascii="Arial" w:hAnsi="Arial" w:cs="Arial"/>
          <w:b w:val="0"/>
          <w:bCs/>
          <w:color w:val="C00000"/>
          <w:sz w:val="24"/>
          <w:szCs w:val="24"/>
        </w:rPr>
        <w:t>1:A</w:t>
      </w:r>
      <w:proofErr w:type="gramEnd"/>
      <w:r>
        <w:rPr>
          <w:rFonts w:ascii="Arial" w:hAnsi="Arial" w:cs="Arial"/>
          <w:b w:val="0"/>
          <w:bCs/>
          <w:color w:val="C00000"/>
          <w:sz w:val="24"/>
          <w:szCs w:val="24"/>
        </w:rPr>
        <w:t xml:space="preserve">1)+1, </w:t>
      </w:r>
      <w:r>
        <w:rPr>
          <w:rFonts w:ascii="Arial" w:hAnsi="Arial" w:cs="Arial"/>
          <w:b w:val="0"/>
          <w:bCs/>
          <w:color w:val="00B050"/>
          <w:sz w:val="24"/>
          <w:szCs w:val="24"/>
        </w:rPr>
        <w:t>0</w:t>
      </w:r>
    </w:p>
    <w:p w14:paraId="148CC6BD" w14:textId="77777777" w:rsidR="007A56A0" w:rsidRDefault="007A56A0" w:rsidP="00FF6235">
      <w:pPr>
        <w:pStyle w:val="ListParagraph"/>
        <w:numPr>
          <w:ilvl w:val="1"/>
          <w:numId w:val="23"/>
        </w:numPr>
        <w:rPr>
          <w:rFonts w:ascii="Arial" w:hAnsi="Arial" w:cs="Arial"/>
          <w:b w:val="0"/>
          <w:bCs/>
          <w:sz w:val="24"/>
          <w:szCs w:val="24"/>
        </w:rPr>
      </w:pPr>
      <w:r>
        <w:rPr>
          <w:rFonts w:ascii="Arial" w:hAnsi="Arial" w:cs="Arial"/>
          <w:b w:val="0"/>
          <w:bCs/>
          <w:sz w:val="24"/>
          <w:szCs w:val="24"/>
        </w:rPr>
        <w:t>The formula will be:</w:t>
      </w:r>
    </w:p>
    <w:p w14:paraId="59D4FCEC" w14:textId="6BAD4DA1" w:rsidR="007A56A0" w:rsidRPr="004E29C6" w:rsidRDefault="007A56A0" w:rsidP="004E29C6">
      <w:pPr>
        <w:ind w:left="360"/>
        <w:rPr>
          <w:rFonts w:ascii="Arial" w:hAnsi="Arial" w:cs="Arial"/>
          <w:b w:val="0"/>
          <w:bCs/>
          <w:color w:val="00B050"/>
          <w:sz w:val="24"/>
          <w:szCs w:val="24"/>
        </w:rPr>
      </w:pPr>
      <w:r>
        <w:rPr>
          <w:rFonts w:ascii="Arial" w:hAnsi="Arial" w:cs="Arial"/>
          <w:b w:val="0"/>
          <w:bCs/>
          <w:sz w:val="24"/>
          <w:szCs w:val="24"/>
        </w:rPr>
        <w:t xml:space="preserve">           </w:t>
      </w:r>
      <w:r w:rsidRPr="004E2059">
        <w:rPr>
          <w:rFonts w:ascii="Arial" w:hAnsi="Arial" w:cs="Arial"/>
          <w:b w:val="0"/>
          <w:bCs/>
          <w:sz w:val="24"/>
          <w:szCs w:val="24"/>
        </w:rPr>
        <w:t>=</w:t>
      </w:r>
      <w:bookmarkStart w:id="6" w:name="_Hlk127131560"/>
      <w:r w:rsidRPr="004E2059">
        <w:rPr>
          <w:rFonts w:ascii="Arial" w:hAnsi="Arial" w:cs="Arial"/>
          <w:b w:val="0"/>
          <w:bCs/>
          <w:color w:val="00B050"/>
          <w:sz w:val="24"/>
          <w:szCs w:val="24"/>
        </w:rPr>
        <w:t>IF(</w:t>
      </w:r>
      <w:r w:rsidRPr="004E2059">
        <w:rPr>
          <w:rFonts w:ascii="Arial" w:hAnsi="Arial" w:cs="Arial"/>
          <w:b w:val="0"/>
          <w:bCs/>
          <w:color w:val="625BC0" w:themeColor="text2" w:themeTint="99"/>
          <w:sz w:val="24"/>
          <w:szCs w:val="24"/>
        </w:rPr>
        <w:t>ISNUMBER(</w:t>
      </w:r>
      <w:r w:rsidRPr="004E2059">
        <w:rPr>
          <w:rFonts w:ascii="Arial" w:hAnsi="Arial" w:cs="Arial"/>
          <w:b w:val="0"/>
          <w:bCs/>
          <w:color w:val="FF0000"/>
          <w:sz w:val="24"/>
          <w:szCs w:val="24"/>
        </w:rPr>
        <w:t>SEARCH(</w:t>
      </w:r>
      <w:r w:rsidRPr="004E2059">
        <w:rPr>
          <w:rFonts w:ascii="Arial" w:hAnsi="Arial" w:cs="Arial"/>
          <w:b w:val="0"/>
          <w:bCs/>
          <w:sz w:val="24"/>
          <w:szCs w:val="24"/>
        </w:rPr>
        <w:t>$A$</w:t>
      </w:r>
      <w:proofErr w:type="gramStart"/>
      <w:r w:rsidRPr="004E2059">
        <w:rPr>
          <w:rFonts w:ascii="Arial" w:hAnsi="Arial" w:cs="Arial"/>
          <w:b w:val="0"/>
          <w:bCs/>
          <w:sz w:val="24"/>
          <w:szCs w:val="24"/>
        </w:rPr>
        <w:t>2,Table</w:t>
      </w:r>
      <w:proofErr w:type="gramEnd"/>
      <w:r w:rsidRPr="004E2059">
        <w:rPr>
          <w:rFonts w:ascii="Arial" w:hAnsi="Arial" w:cs="Arial"/>
          <w:b w:val="0"/>
          <w:bCs/>
          <w:sz w:val="24"/>
          <w:szCs w:val="24"/>
        </w:rPr>
        <w:t>2[@[</w:t>
      </w:r>
      <w:proofErr w:type="gramStart"/>
      <w:r w:rsidRPr="004E2059">
        <w:rPr>
          <w:rFonts w:ascii="Arial" w:hAnsi="Arial" w:cs="Arial"/>
          <w:b w:val="0"/>
          <w:bCs/>
          <w:sz w:val="24"/>
          <w:szCs w:val="24"/>
        </w:rPr>
        <w:t>Name]]</w:t>
      </w:r>
      <w:proofErr w:type="gramEnd"/>
      <w:r w:rsidRPr="004E2059">
        <w:rPr>
          <w:rFonts w:ascii="Arial" w:hAnsi="Arial" w:cs="Arial"/>
          <w:b w:val="0"/>
          <w:bCs/>
          <w:color w:val="00B050"/>
          <w:sz w:val="24"/>
          <w:szCs w:val="24"/>
        </w:rPr>
        <w:t>,</w:t>
      </w:r>
      <w:r w:rsidRPr="004E2059">
        <w:rPr>
          <w:rFonts w:ascii="Arial" w:hAnsi="Arial" w:cs="Arial"/>
          <w:b w:val="0"/>
          <w:bCs/>
          <w:color w:val="C00000"/>
          <w:sz w:val="24"/>
          <w:szCs w:val="24"/>
        </w:rPr>
        <w:t xml:space="preserve"> </w:t>
      </w:r>
      <w:r>
        <w:rPr>
          <w:rFonts w:ascii="Arial" w:hAnsi="Arial" w:cs="Arial"/>
          <w:b w:val="0"/>
          <w:bCs/>
          <w:color w:val="C00000"/>
          <w:sz w:val="24"/>
          <w:szCs w:val="24"/>
        </w:rPr>
        <w:t>MAX($A$1:A1)+</w:t>
      </w:r>
      <w:r w:rsidRPr="004E2059">
        <w:rPr>
          <w:rFonts w:ascii="Arial" w:hAnsi="Arial" w:cs="Arial"/>
          <w:b w:val="0"/>
          <w:bCs/>
          <w:color w:val="92D050"/>
          <w:sz w:val="24"/>
          <w:szCs w:val="24"/>
        </w:rPr>
        <w:t>1</w:t>
      </w:r>
      <w:r>
        <w:rPr>
          <w:rFonts w:ascii="Arial" w:hAnsi="Arial" w:cs="Arial"/>
          <w:b w:val="0"/>
          <w:bCs/>
          <w:color w:val="92D050"/>
          <w:sz w:val="24"/>
          <w:szCs w:val="24"/>
        </w:rPr>
        <w:t xml:space="preserve">, </w:t>
      </w:r>
      <w:r w:rsidRPr="004E2059">
        <w:rPr>
          <w:rFonts w:ascii="Arial" w:hAnsi="Arial" w:cs="Arial"/>
          <w:b w:val="0"/>
          <w:bCs/>
          <w:color w:val="92D050"/>
          <w:sz w:val="24"/>
          <w:szCs w:val="24"/>
        </w:rPr>
        <w:t>0</w:t>
      </w:r>
      <w:r w:rsidRPr="004E2059">
        <w:rPr>
          <w:rFonts w:ascii="Arial" w:hAnsi="Arial" w:cs="Arial"/>
          <w:b w:val="0"/>
          <w:bCs/>
          <w:color w:val="FF0000"/>
          <w:sz w:val="24"/>
          <w:szCs w:val="24"/>
        </w:rPr>
        <w:t>)</w:t>
      </w:r>
      <w:bookmarkEnd w:id="6"/>
      <w:r>
        <w:rPr>
          <w:rFonts w:ascii="Arial" w:hAnsi="Arial" w:cs="Arial"/>
          <w:b w:val="0"/>
          <w:bCs/>
          <w:sz w:val="24"/>
          <w:szCs w:val="24"/>
        </w:rPr>
        <w:t xml:space="preserve"> </w:t>
      </w:r>
      <w:r w:rsidR="004E29C6">
        <w:rPr>
          <w:rFonts w:ascii="Arial" w:hAnsi="Arial" w:cs="Arial"/>
          <w:b w:val="0"/>
          <w:bCs/>
          <w:sz w:val="24"/>
          <w:szCs w:val="24"/>
        </w:rPr>
        <w:t xml:space="preserve">Now, </w:t>
      </w:r>
      <w:r>
        <w:rPr>
          <w:rFonts w:ascii="Arial" w:hAnsi="Arial" w:cs="Arial"/>
          <w:b w:val="0"/>
          <w:bCs/>
          <w:sz w:val="24"/>
          <w:szCs w:val="24"/>
        </w:rPr>
        <w:t xml:space="preserve">the helper columns shows a serial number belonging to the position of the letter in each of the matching names in the name column. </w:t>
      </w:r>
    </w:p>
    <w:p w14:paraId="5AF7C692" w14:textId="517ABB4D" w:rsidR="007A56A0" w:rsidRDefault="00834D0B" w:rsidP="007A56A0">
      <w:pPr>
        <w:rPr>
          <w:rFonts w:ascii="Arial" w:hAnsi="Arial" w:cs="Arial"/>
          <w:b w:val="0"/>
          <w:bCs/>
          <w:sz w:val="24"/>
          <w:szCs w:val="24"/>
        </w:rPr>
      </w:pPr>
      <w:r w:rsidRPr="00834D0B">
        <w:rPr>
          <w:rFonts w:ascii="Arial" w:hAnsi="Arial" w:cs="Arial"/>
          <w:b w:val="0"/>
          <w:bCs/>
          <w:noProof/>
          <w:sz w:val="24"/>
          <w:szCs w:val="24"/>
        </w:rPr>
        <w:drawing>
          <wp:inline distT="0" distB="0" distL="0" distR="0" wp14:anchorId="6C705C53" wp14:editId="10D1A666">
            <wp:extent cx="1447800" cy="1442114"/>
            <wp:effectExtent l="0" t="0" r="0" b="5715"/>
            <wp:docPr id="100" name="Picture 10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picture containing table&#10;&#10;Description automatically generated"/>
                    <pic:cNvPicPr/>
                  </pic:nvPicPr>
                  <pic:blipFill>
                    <a:blip r:embed="rId44"/>
                    <a:stretch>
                      <a:fillRect/>
                    </a:stretch>
                  </pic:blipFill>
                  <pic:spPr>
                    <a:xfrm>
                      <a:off x="0" y="0"/>
                      <a:ext cx="1449887" cy="1444193"/>
                    </a:xfrm>
                    <a:prstGeom prst="rect">
                      <a:avLst/>
                    </a:prstGeom>
                  </pic:spPr>
                </pic:pic>
              </a:graphicData>
            </a:graphic>
          </wp:inline>
        </w:drawing>
      </w:r>
      <w:r w:rsidR="004E29C6">
        <w:rPr>
          <w:rFonts w:ascii="Arial" w:hAnsi="Arial" w:cs="Arial"/>
          <w:b w:val="0"/>
          <w:bCs/>
          <w:noProof/>
          <w:sz w:val="24"/>
          <w:szCs w:val="24"/>
        </w:rPr>
        <mc:AlternateContent>
          <mc:Choice Requires="wpi">
            <w:drawing>
              <wp:anchor distT="0" distB="0" distL="114300" distR="114300" simplePos="0" relativeHeight="251660302" behindDoc="0" locked="0" layoutInCell="1" allowOverlap="1" wp14:anchorId="6908CC04" wp14:editId="27DE881C">
                <wp:simplePos x="0" y="0"/>
                <wp:positionH relativeFrom="column">
                  <wp:posOffset>5719141</wp:posOffset>
                </wp:positionH>
                <wp:positionV relativeFrom="paragraph">
                  <wp:posOffset>201338</wp:posOffset>
                </wp:positionV>
                <wp:extent cx="360" cy="360"/>
                <wp:effectExtent l="38100" t="38100" r="57150" b="57150"/>
                <wp:wrapNone/>
                <wp:docPr id="93" name="Ink 93"/>
                <wp:cNvGraphicFramePr/>
                <a:graphic xmlns:a="http://schemas.openxmlformats.org/drawingml/2006/main">
                  <a:graphicData uri="http://schemas.microsoft.com/office/word/2010/wordprocessingInk">
                    <w14:contentPart bwMode="auto" r:id="rId45">
                      <w14:nvContentPartPr>
                        <w14:cNvContentPartPr/>
                      </w14:nvContentPartPr>
                      <w14:xfrm>
                        <a:off x="0" y="0"/>
                        <a:ext cx="360" cy="360"/>
                      </w14:xfrm>
                    </w14:contentPart>
                  </a:graphicData>
                </a:graphic>
              </wp:anchor>
            </w:drawing>
          </mc:Choice>
          <mc:Fallback>
            <w:pict>
              <v:shapetype w14:anchorId="12AC9B5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3" o:spid="_x0000_s1026" type="#_x0000_t75" style="position:absolute;margin-left:449.65pt;margin-top:15.15pt;width:1.45pt;height:1.45pt;z-index:25166030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">
                <v:imagedata r:id="rId46" o:title=""/>
              </v:shape>
            </w:pict>
          </mc:Fallback>
        </mc:AlternateContent>
      </w:r>
    </w:p>
    <w:p w14:paraId="6E89AAE6" w14:textId="4232DC1C" w:rsidR="007A56A0" w:rsidRDefault="007A56A0" w:rsidP="007A56A0">
      <w:pPr>
        <w:rPr>
          <w:rFonts w:ascii="Arial" w:hAnsi="Arial" w:cs="Arial"/>
          <w:b w:val="0"/>
          <w:bCs/>
          <w:sz w:val="24"/>
          <w:szCs w:val="24"/>
        </w:rPr>
      </w:pPr>
    </w:p>
    <w:p w14:paraId="326E2DEB" w14:textId="15FC173F" w:rsidR="007A56A0" w:rsidRDefault="00A6796A" w:rsidP="007A56A0">
      <w:pPr>
        <w:rPr>
          <w:rFonts w:ascii="Arial" w:hAnsi="Arial" w:cs="Arial"/>
          <w:b w:val="0"/>
          <w:bCs/>
          <w:sz w:val="24"/>
          <w:szCs w:val="24"/>
        </w:rPr>
      </w:pPr>
      <w:r>
        <w:rPr>
          <w:rFonts w:ascii="Arial" w:hAnsi="Arial" w:cs="Arial"/>
          <w:b w:val="0"/>
          <w:bCs/>
          <w:sz w:val="24"/>
          <w:szCs w:val="24"/>
        </w:rPr>
        <w:t xml:space="preserve">To complete the searchable </w:t>
      </w:r>
      <w:proofErr w:type="gramStart"/>
      <w:r>
        <w:rPr>
          <w:rFonts w:ascii="Arial" w:hAnsi="Arial" w:cs="Arial"/>
          <w:b w:val="0"/>
          <w:bCs/>
          <w:sz w:val="24"/>
          <w:szCs w:val="24"/>
        </w:rPr>
        <w:t>list</w:t>
      </w:r>
      <w:proofErr w:type="gramEnd"/>
      <w:r>
        <w:rPr>
          <w:rFonts w:ascii="Arial" w:hAnsi="Arial" w:cs="Arial"/>
          <w:b w:val="0"/>
          <w:bCs/>
          <w:sz w:val="24"/>
          <w:szCs w:val="24"/>
        </w:rPr>
        <w:t xml:space="preserve"> we need a row function to extract the matching names.</w:t>
      </w:r>
    </w:p>
    <w:p w14:paraId="21DB56F4" w14:textId="76A38928" w:rsidR="00A6796A" w:rsidRDefault="00A6796A" w:rsidP="007A56A0">
      <w:pPr>
        <w:rPr>
          <w:rFonts w:ascii="Arial" w:hAnsi="Arial" w:cs="Arial"/>
          <w:b w:val="0"/>
          <w:bCs/>
          <w:sz w:val="24"/>
          <w:szCs w:val="24"/>
        </w:rPr>
      </w:pPr>
    </w:p>
    <w:p w14:paraId="7AD1BE69" w14:textId="243A5360" w:rsidR="00A6796A" w:rsidRDefault="00831D1B">
      <w:pPr>
        <w:pStyle w:val="ListParagraph"/>
        <w:numPr>
          <w:ilvl w:val="0"/>
          <w:numId w:val="12"/>
        </w:numPr>
        <w:rPr>
          <w:rFonts w:ascii="Arial" w:hAnsi="Arial" w:cs="Arial"/>
          <w:b w:val="0"/>
          <w:bCs/>
          <w:sz w:val="24"/>
          <w:szCs w:val="24"/>
        </w:rPr>
      </w:pPr>
      <w:r>
        <w:rPr>
          <w:rFonts w:ascii="Arial" w:hAnsi="Arial" w:cs="Arial"/>
          <w:b w:val="0"/>
          <w:bCs/>
          <w:sz w:val="24"/>
          <w:szCs w:val="24"/>
        </w:rPr>
        <w:t xml:space="preserve">Let’s choose </w:t>
      </w:r>
      <w:r w:rsidR="007A5BE0">
        <w:rPr>
          <w:rFonts w:ascii="Arial" w:hAnsi="Arial" w:cs="Arial"/>
          <w:b w:val="0"/>
          <w:bCs/>
          <w:sz w:val="24"/>
          <w:szCs w:val="24"/>
        </w:rPr>
        <w:t>an empty column.</w:t>
      </w:r>
    </w:p>
    <w:p w14:paraId="1EC2E71A" w14:textId="04FB3EA3" w:rsidR="0057355B" w:rsidRPr="0057355B" w:rsidRDefault="0057355B">
      <w:pPr>
        <w:pStyle w:val="ListParagraph"/>
        <w:numPr>
          <w:ilvl w:val="1"/>
          <w:numId w:val="13"/>
        </w:numPr>
        <w:rPr>
          <w:rFonts w:ascii="Arial" w:hAnsi="Arial" w:cs="Arial"/>
          <w:b w:val="0"/>
          <w:bCs/>
          <w:sz w:val="24"/>
          <w:szCs w:val="24"/>
        </w:rPr>
      </w:pPr>
      <w:r w:rsidRPr="0057355B">
        <w:rPr>
          <w:rFonts w:ascii="Arial" w:hAnsi="Arial" w:cs="Arial"/>
          <w:b w:val="0"/>
          <w:bCs/>
          <w:sz w:val="24"/>
          <w:szCs w:val="24"/>
        </w:rPr>
        <w:t xml:space="preserve">In the </w:t>
      </w:r>
      <w:proofErr w:type="spellStart"/>
      <w:r w:rsidRPr="0057355B">
        <w:rPr>
          <w:rFonts w:ascii="Arial" w:hAnsi="Arial" w:cs="Arial"/>
          <w:b w:val="0"/>
          <w:bCs/>
          <w:sz w:val="24"/>
          <w:szCs w:val="24"/>
        </w:rPr>
        <w:t>fist</w:t>
      </w:r>
      <w:proofErr w:type="spellEnd"/>
      <w:r w:rsidRPr="0057355B">
        <w:rPr>
          <w:rFonts w:ascii="Arial" w:hAnsi="Arial" w:cs="Arial"/>
          <w:b w:val="0"/>
          <w:bCs/>
          <w:sz w:val="24"/>
          <w:szCs w:val="24"/>
        </w:rPr>
        <w:t xml:space="preserve"> cell</w:t>
      </w:r>
      <w:r w:rsidR="007A5BE0">
        <w:rPr>
          <w:rFonts w:ascii="Arial" w:hAnsi="Arial" w:cs="Arial"/>
          <w:b w:val="0"/>
          <w:bCs/>
          <w:sz w:val="24"/>
          <w:szCs w:val="24"/>
        </w:rPr>
        <w:t>, L2,</w:t>
      </w:r>
      <w:r w:rsidRPr="0057355B">
        <w:rPr>
          <w:rFonts w:ascii="Arial" w:hAnsi="Arial" w:cs="Arial"/>
          <w:b w:val="0"/>
          <w:bCs/>
          <w:sz w:val="24"/>
          <w:szCs w:val="24"/>
        </w:rPr>
        <w:t xml:space="preserve"> </w:t>
      </w:r>
      <w:proofErr w:type="gramStart"/>
      <w:r w:rsidRPr="0057355B">
        <w:rPr>
          <w:rFonts w:ascii="Arial" w:hAnsi="Arial" w:cs="Arial"/>
          <w:b w:val="0"/>
          <w:bCs/>
          <w:sz w:val="24"/>
          <w:szCs w:val="24"/>
        </w:rPr>
        <w:t>enter</w:t>
      </w:r>
      <w:proofErr w:type="gramEnd"/>
    </w:p>
    <w:p w14:paraId="55A8E137" w14:textId="3353F677" w:rsidR="0057355B" w:rsidRDefault="00831D1B" w:rsidP="0057355B">
      <w:pPr>
        <w:pStyle w:val="ListParagraph"/>
        <w:ind w:left="1116"/>
        <w:rPr>
          <w:rFonts w:ascii="Arial" w:hAnsi="Arial" w:cs="Arial"/>
          <w:b w:val="0"/>
          <w:bCs/>
          <w:sz w:val="24"/>
          <w:szCs w:val="24"/>
        </w:rPr>
      </w:pPr>
      <w:r>
        <w:rPr>
          <w:rFonts w:ascii="Arial" w:hAnsi="Arial" w:cs="Arial"/>
          <w:b w:val="0"/>
          <w:bCs/>
          <w:sz w:val="24"/>
          <w:szCs w:val="24"/>
        </w:rPr>
        <w:t>= ROWS($</w:t>
      </w:r>
      <w:r w:rsidR="007A5BE0">
        <w:rPr>
          <w:rFonts w:ascii="Arial" w:hAnsi="Arial" w:cs="Arial"/>
          <w:b w:val="0"/>
          <w:bCs/>
          <w:sz w:val="24"/>
          <w:szCs w:val="24"/>
        </w:rPr>
        <w:t>L$</w:t>
      </w:r>
      <w:proofErr w:type="gramStart"/>
      <w:r w:rsidR="007A5BE0">
        <w:rPr>
          <w:rFonts w:ascii="Arial" w:hAnsi="Arial" w:cs="Arial"/>
          <w:b w:val="0"/>
          <w:bCs/>
          <w:sz w:val="24"/>
          <w:szCs w:val="24"/>
        </w:rPr>
        <w:t>2</w:t>
      </w:r>
      <w:r w:rsidR="003E4505">
        <w:rPr>
          <w:rFonts w:ascii="Arial" w:hAnsi="Arial" w:cs="Arial"/>
          <w:b w:val="0"/>
          <w:bCs/>
          <w:sz w:val="24"/>
          <w:szCs w:val="24"/>
        </w:rPr>
        <w:t>:</w:t>
      </w:r>
      <w:r w:rsidR="00EB7646">
        <w:rPr>
          <w:rFonts w:ascii="Arial" w:hAnsi="Arial" w:cs="Arial"/>
          <w:b w:val="0"/>
          <w:bCs/>
          <w:sz w:val="24"/>
          <w:szCs w:val="24"/>
        </w:rPr>
        <w:t>L</w:t>
      </w:r>
      <w:proofErr w:type="gramEnd"/>
      <w:r w:rsidR="003E4505">
        <w:rPr>
          <w:rFonts w:ascii="Arial" w:hAnsi="Arial" w:cs="Arial"/>
          <w:b w:val="0"/>
          <w:bCs/>
          <w:sz w:val="24"/>
          <w:szCs w:val="24"/>
        </w:rPr>
        <w:t>2)</w:t>
      </w:r>
    </w:p>
    <w:p w14:paraId="6819CE9A" w14:textId="05EF453A" w:rsidR="002C0B03" w:rsidRDefault="002C0B03" w:rsidP="002C0B03">
      <w:pPr>
        <w:rPr>
          <w:rFonts w:ascii="Arial" w:hAnsi="Arial" w:cs="Arial"/>
          <w:b w:val="0"/>
          <w:bCs/>
          <w:sz w:val="24"/>
          <w:szCs w:val="24"/>
        </w:rPr>
      </w:pPr>
      <w:r>
        <w:rPr>
          <w:rFonts w:ascii="Arial" w:hAnsi="Arial" w:cs="Arial"/>
          <w:b w:val="0"/>
          <w:bCs/>
          <w:sz w:val="24"/>
          <w:szCs w:val="24"/>
        </w:rPr>
        <w:t>In ($L</w:t>
      </w:r>
      <w:r w:rsidR="009815E9">
        <w:rPr>
          <w:rFonts w:ascii="Arial" w:hAnsi="Arial" w:cs="Arial"/>
          <w:b w:val="0"/>
          <w:bCs/>
          <w:sz w:val="24"/>
          <w:szCs w:val="24"/>
        </w:rPr>
        <w:t>$</w:t>
      </w:r>
      <w:proofErr w:type="gramStart"/>
      <w:r w:rsidR="009815E9">
        <w:rPr>
          <w:rFonts w:ascii="Arial" w:hAnsi="Arial" w:cs="Arial"/>
          <w:b w:val="0"/>
          <w:bCs/>
          <w:sz w:val="24"/>
          <w:szCs w:val="24"/>
        </w:rPr>
        <w:t>2:L</w:t>
      </w:r>
      <w:proofErr w:type="gramEnd"/>
      <w:r w:rsidR="009815E9">
        <w:rPr>
          <w:rFonts w:ascii="Arial" w:hAnsi="Arial" w:cs="Arial"/>
          <w:b w:val="0"/>
          <w:bCs/>
          <w:sz w:val="24"/>
          <w:szCs w:val="24"/>
        </w:rPr>
        <w:t>2), the first part, $L$2 is fixed but L2 in the second part is moving as the value entered is changed.</w:t>
      </w:r>
      <w:r w:rsidR="003249DF">
        <w:rPr>
          <w:rFonts w:ascii="Arial" w:hAnsi="Arial" w:cs="Arial"/>
          <w:b w:val="0"/>
          <w:bCs/>
          <w:sz w:val="24"/>
          <w:szCs w:val="24"/>
        </w:rPr>
        <w:t xml:space="preserve"> We drag and drop the cell to map this column to the helper column. </w:t>
      </w:r>
      <w:r w:rsidR="00390520">
        <w:rPr>
          <w:rFonts w:ascii="Arial" w:hAnsi="Arial" w:cs="Arial"/>
          <w:b w:val="0"/>
          <w:bCs/>
          <w:sz w:val="24"/>
          <w:szCs w:val="24"/>
        </w:rPr>
        <w:t>It will now show a serial number for each cell.</w:t>
      </w:r>
    </w:p>
    <w:p w14:paraId="6EBD143A" w14:textId="4786B871" w:rsidR="00EC3ADB" w:rsidRPr="00EC3ADB" w:rsidRDefault="00390520">
      <w:pPr>
        <w:pStyle w:val="ListParagraph"/>
        <w:numPr>
          <w:ilvl w:val="0"/>
          <w:numId w:val="12"/>
        </w:numPr>
        <w:rPr>
          <w:rFonts w:ascii="Arial" w:hAnsi="Arial" w:cs="Arial"/>
          <w:b w:val="0"/>
          <w:bCs/>
          <w:sz w:val="24"/>
          <w:szCs w:val="24"/>
        </w:rPr>
      </w:pPr>
      <w:r>
        <w:rPr>
          <w:rFonts w:ascii="Arial" w:hAnsi="Arial" w:cs="Arial"/>
          <w:b w:val="0"/>
          <w:bCs/>
          <w:sz w:val="24"/>
          <w:szCs w:val="24"/>
        </w:rPr>
        <w:t xml:space="preserve">Add </w:t>
      </w:r>
      <w:proofErr w:type="gramStart"/>
      <w:r w:rsidRPr="00EC3ADB">
        <w:rPr>
          <w:rFonts w:ascii="Arial" w:hAnsi="Arial" w:cs="Arial"/>
          <w:b w:val="0"/>
          <w:bCs/>
          <w:color w:val="1FA7D6" w:themeColor="accent5" w:themeShade="BF"/>
          <w:sz w:val="24"/>
          <w:szCs w:val="24"/>
        </w:rPr>
        <w:t>VLOOKUP</w:t>
      </w:r>
      <w:r w:rsidR="00BF75B4" w:rsidRPr="00EC3ADB">
        <w:rPr>
          <w:rFonts w:ascii="Arial" w:hAnsi="Arial" w:cs="Arial"/>
          <w:b w:val="0"/>
          <w:bCs/>
          <w:color w:val="1FA7D6" w:themeColor="accent5" w:themeShade="BF"/>
          <w:sz w:val="24"/>
          <w:szCs w:val="24"/>
        </w:rPr>
        <w:t>(</w:t>
      </w:r>
      <w:proofErr w:type="gramEnd"/>
      <w:r w:rsidR="007327B5" w:rsidRPr="00EC3ADB">
        <w:rPr>
          <w:rFonts w:ascii="Arial" w:hAnsi="Arial" w:cs="Arial"/>
          <w:b w:val="0"/>
          <w:bCs/>
          <w:color w:val="1FA7D6" w:themeColor="accent5" w:themeShade="BF"/>
          <w:sz w:val="24"/>
          <w:szCs w:val="24"/>
        </w:rPr>
        <w:t xml:space="preserve">….., </w:t>
      </w:r>
      <w:r w:rsidR="00EC3ADB" w:rsidRPr="00EC3ADB">
        <w:rPr>
          <w:rFonts w:ascii="Arial" w:hAnsi="Arial" w:cs="Arial"/>
          <w:b w:val="0"/>
          <w:bCs/>
          <w:color w:val="1FA7D6" w:themeColor="accent5" w:themeShade="BF"/>
          <w:sz w:val="24"/>
          <w:szCs w:val="24"/>
        </w:rPr>
        <w:t>Table2, 2, FALSE)</w:t>
      </w:r>
    </w:p>
    <w:p w14:paraId="165EA77D" w14:textId="63E2481E" w:rsidR="00EC3ADB" w:rsidRDefault="00EC3ADB" w:rsidP="00EC3ADB">
      <w:pPr>
        <w:rPr>
          <w:rFonts w:ascii="Arial" w:hAnsi="Arial" w:cs="Arial"/>
          <w:b w:val="0"/>
          <w:bCs/>
          <w:sz w:val="24"/>
          <w:szCs w:val="24"/>
        </w:rPr>
      </w:pPr>
      <w:r>
        <w:rPr>
          <w:rFonts w:ascii="Arial" w:hAnsi="Arial" w:cs="Arial"/>
          <w:b w:val="0"/>
          <w:bCs/>
          <w:sz w:val="24"/>
          <w:szCs w:val="24"/>
        </w:rPr>
        <w:t xml:space="preserve">To extract the names into the new column we </w:t>
      </w:r>
      <w:proofErr w:type="gramStart"/>
      <w:r>
        <w:rPr>
          <w:rFonts w:ascii="Arial" w:hAnsi="Arial" w:cs="Arial"/>
          <w:b w:val="0"/>
          <w:bCs/>
          <w:sz w:val="24"/>
          <w:szCs w:val="24"/>
        </w:rPr>
        <w:t>use,</w:t>
      </w:r>
      <w:proofErr w:type="gramEnd"/>
      <w:r>
        <w:rPr>
          <w:rFonts w:ascii="Arial" w:hAnsi="Arial" w:cs="Arial"/>
          <w:b w:val="0"/>
          <w:bCs/>
          <w:sz w:val="24"/>
          <w:szCs w:val="24"/>
        </w:rPr>
        <w:t xml:space="preserve"> VLOOKUP, enter the table name or array and then </w:t>
      </w:r>
      <w:r w:rsidR="0006161D">
        <w:rPr>
          <w:rFonts w:ascii="Arial" w:hAnsi="Arial" w:cs="Arial"/>
          <w:b w:val="0"/>
          <w:bCs/>
          <w:sz w:val="24"/>
          <w:szCs w:val="24"/>
        </w:rPr>
        <w:t xml:space="preserve">for the column number 2, and </w:t>
      </w:r>
      <w:r w:rsidR="00E2002E">
        <w:rPr>
          <w:rFonts w:ascii="Arial" w:hAnsi="Arial" w:cs="Arial"/>
          <w:b w:val="0"/>
          <w:bCs/>
          <w:sz w:val="24"/>
          <w:szCs w:val="24"/>
        </w:rPr>
        <w:t xml:space="preserve">FALSE for exact matches. </w:t>
      </w:r>
    </w:p>
    <w:p w14:paraId="7AF58DC6" w14:textId="5B432C5E" w:rsidR="0006161D" w:rsidRDefault="0006161D" w:rsidP="0006161D">
      <w:pPr>
        <w:rPr>
          <w:rFonts w:ascii="Arial" w:hAnsi="Arial" w:cs="Arial"/>
          <w:b w:val="0"/>
          <w:bCs/>
          <w:color w:val="1FA7D6" w:themeColor="accent5" w:themeShade="BF"/>
          <w:sz w:val="24"/>
          <w:szCs w:val="24"/>
        </w:rPr>
      </w:pPr>
      <w:r>
        <w:rPr>
          <w:rFonts w:ascii="Arial" w:hAnsi="Arial" w:cs="Arial"/>
          <w:b w:val="0"/>
          <w:bCs/>
          <w:sz w:val="24"/>
          <w:szCs w:val="24"/>
        </w:rPr>
        <w:t xml:space="preserve">     </w:t>
      </w:r>
      <w:r>
        <w:rPr>
          <w:rFonts w:ascii="Arial" w:hAnsi="Arial" w:cs="Arial"/>
          <w:b w:val="0"/>
          <w:bCs/>
          <w:sz w:val="24"/>
          <w:szCs w:val="24"/>
        </w:rPr>
        <w:tab/>
      </w:r>
      <w:r w:rsidR="002030D7">
        <w:rPr>
          <w:rFonts w:ascii="Arial" w:hAnsi="Arial" w:cs="Arial"/>
          <w:b w:val="0"/>
          <w:bCs/>
          <w:sz w:val="24"/>
          <w:szCs w:val="24"/>
        </w:rPr>
        <w:t xml:space="preserve">2.1 </w:t>
      </w:r>
      <w:bookmarkStart w:id="7" w:name="_Hlk127133305"/>
      <w:r w:rsidR="002030D7" w:rsidRPr="00EC3ADB">
        <w:rPr>
          <w:rFonts w:ascii="Arial" w:hAnsi="Arial" w:cs="Arial"/>
          <w:b w:val="0"/>
          <w:bCs/>
          <w:color w:val="1FA7D6" w:themeColor="accent5" w:themeShade="BF"/>
          <w:sz w:val="24"/>
          <w:szCs w:val="24"/>
        </w:rPr>
        <w:t>VLOOKUP(</w:t>
      </w:r>
      <w:r w:rsidR="002030D7" w:rsidRPr="007C321B">
        <w:rPr>
          <w:rFonts w:ascii="Arial" w:hAnsi="Arial" w:cs="Arial"/>
          <w:b w:val="0"/>
          <w:bCs/>
          <w:color w:val="auto"/>
          <w:sz w:val="24"/>
          <w:szCs w:val="24"/>
        </w:rPr>
        <w:t>ROWS($</w:t>
      </w:r>
      <w:r w:rsidR="007C321B" w:rsidRPr="007C321B">
        <w:rPr>
          <w:rFonts w:ascii="Arial" w:hAnsi="Arial" w:cs="Arial"/>
          <w:b w:val="0"/>
          <w:bCs/>
          <w:color w:val="auto"/>
          <w:sz w:val="24"/>
          <w:szCs w:val="24"/>
        </w:rPr>
        <w:t>L$</w:t>
      </w:r>
      <w:proofErr w:type="gramStart"/>
      <w:r w:rsidR="007C321B" w:rsidRPr="007C321B">
        <w:rPr>
          <w:rFonts w:ascii="Arial" w:hAnsi="Arial" w:cs="Arial"/>
          <w:b w:val="0"/>
          <w:bCs/>
          <w:color w:val="auto"/>
          <w:sz w:val="24"/>
          <w:szCs w:val="24"/>
        </w:rPr>
        <w:t>2:L</w:t>
      </w:r>
      <w:proofErr w:type="gramEnd"/>
      <w:r w:rsidR="007C321B" w:rsidRPr="007C321B">
        <w:rPr>
          <w:rFonts w:ascii="Arial" w:hAnsi="Arial" w:cs="Arial"/>
          <w:b w:val="0"/>
          <w:bCs/>
          <w:color w:val="auto"/>
          <w:sz w:val="24"/>
          <w:szCs w:val="24"/>
        </w:rPr>
        <w:t>2</w:t>
      </w:r>
      <w:r w:rsidR="007C321B">
        <w:rPr>
          <w:rFonts w:ascii="Arial" w:hAnsi="Arial" w:cs="Arial"/>
          <w:b w:val="0"/>
          <w:bCs/>
          <w:color w:val="auto"/>
          <w:sz w:val="24"/>
          <w:szCs w:val="24"/>
        </w:rPr>
        <w:t>)</w:t>
      </w:r>
      <w:r w:rsidR="007C321B" w:rsidRPr="007C321B">
        <w:rPr>
          <w:rFonts w:ascii="Arial" w:hAnsi="Arial" w:cs="Arial"/>
          <w:b w:val="0"/>
          <w:bCs/>
          <w:color w:val="00B0F0"/>
          <w:sz w:val="24"/>
          <w:szCs w:val="24"/>
        </w:rPr>
        <w:t>,</w:t>
      </w:r>
      <w:r w:rsidR="002030D7" w:rsidRPr="00EC3ADB">
        <w:rPr>
          <w:rFonts w:ascii="Arial" w:hAnsi="Arial" w:cs="Arial"/>
          <w:b w:val="0"/>
          <w:bCs/>
          <w:color w:val="1FA7D6" w:themeColor="accent5" w:themeShade="BF"/>
          <w:sz w:val="24"/>
          <w:szCs w:val="24"/>
        </w:rPr>
        <w:t>Table2, 2, FALSE)</w:t>
      </w:r>
    </w:p>
    <w:bookmarkEnd w:id="7"/>
    <w:p w14:paraId="3B09FAC0" w14:textId="08E5611C" w:rsidR="00FF2F04" w:rsidRDefault="00FF2F04" w:rsidP="0006161D">
      <w:pPr>
        <w:rPr>
          <w:rFonts w:ascii="Arial" w:hAnsi="Arial" w:cs="Arial"/>
          <w:b w:val="0"/>
          <w:bCs/>
          <w:color w:val="1FA7D6" w:themeColor="accent5" w:themeShade="BF"/>
          <w:sz w:val="24"/>
          <w:szCs w:val="24"/>
        </w:rPr>
      </w:pPr>
    </w:p>
    <w:p w14:paraId="62CB1BFA" w14:textId="3AB45C12" w:rsidR="00FF2F04" w:rsidRPr="00FF2F04" w:rsidRDefault="00FF2F04">
      <w:pPr>
        <w:pStyle w:val="ListParagraph"/>
        <w:numPr>
          <w:ilvl w:val="0"/>
          <w:numId w:val="12"/>
        </w:numPr>
        <w:rPr>
          <w:rFonts w:ascii="Arial" w:hAnsi="Arial" w:cs="Arial"/>
          <w:b w:val="0"/>
          <w:bCs/>
          <w:sz w:val="24"/>
          <w:szCs w:val="24"/>
        </w:rPr>
      </w:pPr>
      <w:r>
        <w:rPr>
          <w:rFonts w:ascii="Arial" w:hAnsi="Arial" w:cs="Arial"/>
          <w:b w:val="0"/>
          <w:bCs/>
          <w:sz w:val="24"/>
          <w:szCs w:val="24"/>
        </w:rPr>
        <w:t xml:space="preserve">Add </w:t>
      </w:r>
      <w:proofErr w:type="gramStart"/>
      <w:r w:rsidRPr="00FF2F04">
        <w:rPr>
          <w:rFonts w:ascii="Arial" w:hAnsi="Arial" w:cs="Arial"/>
          <w:b w:val="0"/>
          <w:bCs/>
          <w:color w:val="FF0000"/>
          <w:sz w:val="24"/>
          <w:szCs w:val="24"/>
        </w:rPr>
        <w:t>IFERROR(</w:t>
      </w:r>
      <w:proofErr w:type="gramEnd"/>
      <w:r w:rsidRPr="00FF2F04">
        <w:rPr>
          <w:rFonts w:ascii="Arial" w:hAnsi="Arial" w:cs="Arial"/>
          <w:b w:val="0"/>
          <w:bCs/>
          <w:color w:val="FF0000"/>
          <w:sz w:val="24"/>
          <w:szCs w:val="24"/>
        </w:rPr>
        <w:t>……,””)</w:t>
      </w:r>
    </w:p>
    <w:p w14:paraId="0267A7E2" w14:textId="1BF697D1" w:rsidR="0024242B" w:rsidRDefault="00FF2F04" w:rsidP="0024242B">
      <w:pPr>
        <w:ind w:firstLine="720"/>
        <w:rPr>
          <w:rFonts w:ascii="Arial" w:hAnsi="Arial" w:cs="Arial"/>
          <w:b w:val="0"/>
          <w:bCs/>
          <w:color w:val="FF0000"/>
          <w:sz w:val="24"/>
          <w:szCs w:val="24"/>
        </w:rPr>
      </w:pPr>
      <w:r>
        <w:rPr>
          <w:rFonts w:ascii="Arial" w:hAnsi="Arial" w:cs="Arial"/>
          <w:b w:val="0"/>
          <w:bCs/>
          <w:sz w:val="24"/>
          <w:szCs w:val="24"/>
        </w:rPr>
        <w:t xml:space="preserve">3.1 </w:t>
      </w:r>
      <w:r w:rsidR="0024242B" w:rsidRPr="0024242B">
        <w:rPr>
          <w:rFonts w:ascii="Arial" w:hAnsi="Arial" w:cs="Arial"/>
          <w:b w:val="0"/>
          <w:bCs/>
          <w:color w:val="FF0000"/>
          <w:sz w:val="24"/>
          <w:szCs w:val="24"/>
        </w:rPr>
        <w:t>IFERROR(</w:t>
      </w:r>
      <w:r w:rsidR="0024242B" w:rsidRPr="00EC3ADB">
        <w:rPr>
          <w:rFonts w:ascii="Arial" w:hAnsi="Arial" w:cs="Arial"/>
          <w:b w:val="0"/>
          <w:bCs/>
          <w:color w:val="1FA7D6" w:themeColor="accent5" w:themeShade="BF"/>
          <w:sz w:val="24"/>
          <w:szCs w:val="24"/>
        </w:rPr>
        <w:t>VLOOKUP(</w:t>
      </w:r>
      <w:r w:rsidR="0024242B" w:rsidRPr="007C321B">
        <w:rPr>
          <w:rFonts w:ascii="Arial" w:hAnsi="Arial" w:cs="Arial"/>
          <w:b w:val="0"/>
          <w:bCs/>
          <w:color w:val="auto"/>
          <w:sz w:val="24"/>
          <w:szCs w:val="24"/>
        </w:rPr>
        <w:t>ROWS($L$</w:t>
      </w:r>
      <w:proofErr w:type="gramStart"/>
      <w:r w:rsidR="0024242B" w:rsidRPr="007C321B">
        <w:rPr>
          <w:rFonts w:ascii="Arial" w:hAnsi="Arial" w:cs="Arial"/>
          <w:b w:val="0"/>
          <w:bCs/>
          <w:color w:val="auto"/>
          <w:sz w:val="24"/>
          <w:szCs w:val="24"/>
        </w:rPr>
        <w:t>2:L</w:t>
      </w:r>
      <w:proofErr w:type="gramEnd"/>
      <w:r w:rsidR="0024242B" w:rsidRPr="007C321B">
        <w:rPr>
          <w:rFonts w:ascii="Arial" w:hAnsi="Arial" w:cs="Arial"/>
          <w:b w:val="0"/>
          <w:bCs/>
          <w:color w:val="auto"/>
          <w:sz w:val="24"/>
          <w:szCs w:val="24"/>
        </w:rPr>
        <w:t>2</w:t>
      </w:r>
      <w:r w:rsidR="0024242B">
        <w:rPr>
          <w:rFonts w:ascii="Arial" w:hAnsi="Arial" w:cs="Arial"/>
          <w:b w:val="0"/>
          <w:bCs/>
          <w:color w:val="auto"/>
          <w:sz w:val="24"/>
          <w:szCs w:val="24"/>
        </w:rPr>
        <w:t>)</w:t>
      </w:r>
      <w:r w:rsidR="0024242B" w:rsidRPr="007C321B">
        <w:rPr>
          <w:rFonts w:ascii="Arial" w:hAnsi="Arial" w:cs="Arial"/>
          <w:b w:val="0"/>
          <w:bCs/>
          <w:color w:val="00B0F0"/>
          <w:sz w:val="24"/>
          <w:szCs w:val="24"/>
        </w:rPr>
        <w:t>,</w:t>
      </w:r>
      <w:r w:rsidR="0024242B" w:rsidRPr="00EC3ADB">
        <w:rPr>
          <w:rFonts w:ascii="Arial" w:hAnsi="Arial" w:cs="Arial"/>
          <w:b w:val="0"/>
          <w:bCs/>
          <w:color w:val="1FA7D6" w:themeColor="accent5" w:themeShade="BF"/>
          <w:sz w:val="24"/>
          <w:szCs w:val="24"/>
        </w:rPr>
        <w:t>Table2, 2, FALSE)</w:t>
      </w:r>
      <w:r w:rsidR="0024242B">
        <w:rPr>
          <w:rFonts w:ascii="Arial" w:hAnsi="Arial" w:cs="Arial"/>
          <w:b w:val="0"/>
          <w:bCs/>
          <w:color w:val="FF0000"/>
          <w:sz w:val="24"/>
          <w:szCs w:val="24"/>
        </w:rPr>
        <w:t>,””)</w:t>
      </w:r>
    </w:p>
    <w:p w14:paraId="5E2AEF89" w14:textId="18D81AB4" w:rsidR="0024242B" w:rsidRDefault="00C47E1F" w:rsidP="0024242B">
      <w:pPr>
        <w:rPr>
          <w:rFonts w:ascii="Arial" w:hAnsi="Arial" w:cs="Arial"/>
          <w:b w:val="0"/>
          <w:bCs/>
          <w:color w:val="FF0000"/>
          <w:sz w:val="24"/>
          <w:szCs w:val="24"/>
        </w:rPr>
      </w:pPr>
      <w:r w:rsidRPr="00C47E1F">
        <w:rPr>
          <w:rFonts w:ascii="Arial" w:hAnsi="Arial" w:cs="Arial"/>
          <w:b w:val="0"/>
          <w:bCs/>
          <w:noProof/>
          <w:color w:val="FF0000"/>
          <w:sz w:val="24"/>
          <w:szCs w:val="24"/>
        </w:rPr>
        <w:drawing>
          <wp:inline distT="0" distB="0" distL="0" distR="0" wp14:anchorId="358537BE" wp14:editId="52B85162">
            <wp:extent cx="5006774" cy="236240"/>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06774" cy="236240"/>
                    </a:xfrm>
                    <a:prstGeom prst="rect">
                      <a:avLst/>
                    </a:prstGeom>
                  </pic:spPr>
                </pic:pic>
              </a:graphicData>
            </a:graphic>
          </wp:inline>
        </w:drawing>
      </w:r>
    </w:p>
    <w:p w14:paraId="609356A8" w14:textId="486DA0BF" w:rsidR="0024242B" w:rsidRDefault="00C90C06" w:rsidP="0024242B">
      <w:pPr>
        <w:rPr>
          <w:rFonts w:ascii="Arial" w:hAnsi="Arial" w:cs="Arial"/>
          <w:b w:val="0"/>
          <w:bCs/>
          <w:color w:val="auto"/>
          <w:sz w:val="24"/>
          <w:szCs w:val="24"/>
        </w:rPr>
      </w:pPr>
      <w:r>
        <w:rPr>
          <w:rFonts w:ascii="Arial" w:hAnsi="Arial" w:cs="Arial"/>
          <w:b w:val="0"/>
          <w:bCs/>
          <w:color w:val="auto"/>
          <w:sz w:val="24"/>
          <w:szCs w:val="24"/>
        </w:rPr>
        <w:t xml:space="preserve">We now have our </w:t>
      </w:r>
      <w:r w:rsidR="005319B7">
        <w:rPr>
          <w:rFonts w:ascii="Arial" w:hAnsi="Arial" w:cs="Arial"/>
          <w:b w:val="0"/>
          <w:bCs/>
          <w:color w:val="auto"/>
          <w:sz w:val="24"/>
          <w:szCs w:val="24"/>
        </w:rPr>
        <w:t>S</w:t>
      </w:r>
      <w:r>
        <w:rPr>
          <w:rFonts w:ascii="Arial" w:hAnsi="Arial" w:cs="Arial"/>
          <w:b w:val="0"/>
          <w:bCs/>
          <w:color w:val="auto"/>
          <w:sz w:val="24"/>
          <w:szCs w:val="24"/>
        </w:rPr>
        <w:t xml:space="preserve">earchable list and can </w:t>
      </w:r>
      <w:r w:rsidR="005319B7">
        <w:rPr>
          <w:rFonts w:ascii="Arial" w:hAnsi="Arial" w:cs="Arial"/>
          <w:b w:val="0"/>
          <w:bCs/>
          <w:color w:val="auto"/>
          <w:sz w:val="24"/>
          <w:szCs w:val="24"/>
        </w:rPr>
        <w:t>move on to Dynamic ranges.</w:t>
      </w:r>
    </w:p>
    <w:p w14:paraId="30BC9AF3" w14:textId="4E9134C4" w:rsidR="00750646" w:rsidRDefault="00750646" w:rsidP="0024242B">
      <w:pPr>
        <w:rPr>
          <w:rFonts w:ascii="Arial" w:hAnsi="Arial" w:cs="Arial"/>
          <w:b w:val="0"/>
          <w:bCs/>
          <w:color w:val="auto"/>
          <w:sz w:val="24"/>
          <w:szCs w:val="24"/>
        </w:rPr>
      </w:pPr>
    </w:p>
    <w:p w14:paraId="343CEDD0" w14:textId="4DF3F81C" w:rsidR="00FF2F04" w:rsidRDefault="00750646" w:rsidP="00A72C1C">
      <w:pPr>
        <w:rPr>
          <w:rFonts w:ascii="Arial" w:hAnsi="Arial" w:cs="Arial"/>
          <w:b w:val="0"/>
          <w:bCs/>
          <w:sz w:val="24"/>
          <w:szCs w:val="24"/>
        </w:rPr>
      </w:pPr>
      <w:r w:rsidRPr="00750646">
        <w:rPr>
          <w:rFonts w:ascii="Arial" w:hAnsi="Arial" w:cs="Arial"/>
          <w:color w:val="auto"/>
          <w:szCs w:val="28"/>
        </w:rPr>
        <w:lastRenderedPageBreak/>
        <w:t xml:space="preserve">TASK 2 </w:t>
      </w:r>
      <w:r w:rsidR="00A72C1C">
        <w:rPr>
          <w:rFonts w:ascii="Arial" w:hAnsi="Arial" w:cs="Arial"/>
          <w:color w:val="auto"/>
          <w:szCs w:val="28"/>
        </w:rPr>
        <w:t>Setting the Range</w:t>
      </w:r>
    </w:p>
    <w:p w14:paraId="31CC47A2" w14:textId="0962C60F" w:rsidR="005319B7" w:rsidRDefault="00251F48">
      <w:pPr>
        <w:pStyle w:val="ListParagraph"/>
        <w:numPr>
          <w:ilvl w:val="0"/>
          <w:numId w:val="14"/>
        </w:numPr>
        <w:rPr>
          <w:rFonts w:ascii="Arial" w:hAnsi="Arial" w:cs="Arial"/>
          <w:b w:val="0"/>
          <w:bCs/>
          <w:sz w:val="24"/>
          <w:szCs w:val="24"/>
        </w:rPr>
      </w:pPr>
      <w:r>
        <w:rPr>
          <w:rFonts w:ascii="Arial" w:hAnsi="Arial" w:cs="Arial"/>
          <w:b w:val="0"/>
          <w:bCs/>
          <w:sz w:val="24"/>
          <w:szCs w:val="24"/>
        </w:rPr>
        <w:t xml:space="preserve">We start by </w:t>
      </w:r>
      <w:r w:rsidR="006C0A14">
        <w:rPr>
          <w:rFonts w:ascii="Arial" w:hAnsi="Arial" w:cs="Arial"/>
          <w:b w:val="0"/>
          <w:bCs/>
          <w:sz w:val="24"/>
          <w:szCs w:val="24"/>
        </w:rPr>
        <w:t xml:space="preserve">selecting a column for counting how many values there are. </w:t>
      </w:r>
    </w:p>
    <w:p w14:paraId="2D54E7D2" w14:textId="090A0FDA" w:rsidR="006C0A14" w:rsidRDefault="006C0A14">
      <w:pPr>
        <w:pStyle w:val="ListParagraph"/>
        <w:numPr>
          <w:ilvl w:val="1"/>
          <w:numId w:val="14"/>
        </w:numPr>
        <w:rPr>
          <w:rFonts w:ascii="Arial" w:hAnsi="Arial" w:cs="Arial"/>
          <w:b w:val="0"/>
          <w:bCs/>
          <w:sz w:val="24"/>
          <w:szCs w:val="24"/>
        </w:rPr>
      </w:pPr>
      <w:r>
        <w:rPr>
          <w:rFonts w:ascii="Arial" w:hAnsi="Arial" w:cs="Arial"/>
          <w:b w:val="0"/>
          <w:bCs/>
          <w:sz w:val="24"/>
          <w:szCs w:val="24"/>
        </w:rPr>
        <w:t xml:space="preserve">Enter into the first cell of </w:t>
      </w:r>
      <w:r w:rsidR="00AB6579">
        <w:rPr>
          <w:rFonts w:ascii="Arial" w:hAnsi="Arial" w:cs="Arial"/>
          <w:b w:val="0"/>
          <w:bCs/>
          <w:sz w:val="24"/>
          <w:szCs w:val="24"/>
        </w:rPr>
        <w:t>the M-</w:t>
      </w:r>
      <w:proofErr w:type="gramStart"/>
      <w:r w:rsidR="00AB6579">
        <w:rPr>
          <w:rFonts w:ascii="Arial" w:hAnsi="Arial" w:cs="Arial"/>
          <w:b w:val="0"/>
          <w:bCs/>
          <w:sz w:val="24"/>
          <w:szCs w:val="24"/>
        </w:rPr>
        <w:t>column</w:t>
      </w:r>
      <w:proofErr w:type="gramEnd"/>
    </w:p>
    <w:p w14:paraId="07FCD1D2" w14:textId="5D714E47" w:rsidR="00AB6579" w:rsidRDefault="00AB6579" w:rsidP="00AB6579">
      <w:pPr>
        <w:pStyle w:val="ListParagraph"/>
        <w:ind w:left="1476"/>
        <w:rPr>
          <w:rFonts w:ascii="Arial" w:hAnsi="Arial" w:cs="Arial"/>
          <w:b w:val="0"/>
          <w:bCs/>
          <w:sz w:val="24"/>
          <w:szCs w:val="24"/>
        </w:rPr>
      </w:pPr>
      <w:r>
        <w:rPr>
          <w:rFonts w:ascii="Arial" w:hAnsi="Arial" w:cs="Arial"/>
          <w:b w:val="0"/>
          <w:bCs/>
          <w:sz w:val="24"/>
          <w:szCs w:val="24"/>
        </w:rPr>
        <w:t>=</w:t>
      </w:r>
      <w:proofErr w:type="gramStart"/>
      <w:r>
        <w:rPr>
          <w:rFonts w:ascii="Arial" w:hAnsi="Arial" w:cs="Arial"/>
          <w:b w:val="0"/>
          <w:bCs/>
          <w:sz w:val="24"/>
          <w:szCs w:val="24"/>
        </w:rPr>
        <w:t>COUNTIF(</w:t>
      </w:r>
      <w:proofErr w:type="gramEnd"/>
      <w:r w:rsidR="005831D4">
        <w:rPr>
          <w:rFonts w:ascii="Arial" w:hAnsi="Arial" w:cs="Arial"/>
          <w:b w:val="0"/>
          <w:bCs/>
          <w:sz w:val="24"/>
          <w:szCs w:val="24"/>
        </w:rPr>
        <w:t>$L$2:</w:t>
      </w:r>
      <w:r w:rsidR="008F63FD">
        <w:rPr>
          <w:rFonts w:ascii="Arial" w:hAnsi="Arial" w:cs="Arial"/>
          <w:b w:val="0"/>
          <w:bCs/>
          <w:sz w:val="24"/>
          <w:szCs w:val="24"/>
        </w:rPr>
        <w:t>$L$38, “?*”)</w:t>
      </w:r>
    </w:p>
    <w:p w14:paraId="5ED4EEE8" w14:textId="7A4D38BF" w:rsidR="008F63FD" w:rsidRDefault="003C6B30" w:rsidP="008F63FD">
      <w:pPr>
        <w:rPr>
          <w:rFonts w:ascii="Arial" w:hAnsi="Arial" w:cs="Arial"/>
          <w:b w:val="0"/>
          <w:bCs/>
          <w:sz w:val="24"/>
          <w:szCs w:val="24"/>
        </w:rPr>
      </w:pPr>
      <w:r>
        <w:rPr>
          <w:rFonts w:ascii="Arial" w:hAnsi="Arial" w:cs="Arial"/>
          <w:b w:val="0"/>
          <w:bCs/>
          <w:sz w:val="24"/>
          <w:szCs w:val="24"/>
        </w:rPr>
        <w:t xml:space="preserve">L38 is the last cell in the column showing the matched values, </w:t>
      </w:r>
      <w:proofErr w:type="gramStart"/>
      <w:r>
        <w:rPr>
          <w:rFonts w:ascii="Arial" w:hAnsi="Arial" w:cs="Arial"/>
          <w:b w:val="0"/>
          <w:bCs/>
          <w:sz w:val="24"/>
          <w:szCs w:val="24"/>
        </w:rPr>
        <w:t>and ?</w:t>
      </w:r>
      <w:proofErr w:type="gramEnd"/>
      <w:r>
        <w:rPr>
          <w:rFonts w:ascii="Arial" w:hAnsi="Arial" w:cs="Arial"/>
          <w:b w:val="0"/>
          <w:bCs/>
          <w:sz w:val="24"/>
          <w:szCs w:val="24"/>
        </w:rPr>
        <w:t xml:space="preserve">* </w:t>
      </w:r>
      <w:r w:rsidR="00D2082E">
        <w:rPr>
          <w:rFonts w:ascii="Arial" w:hAnsi="Arial" w:cs="Arial"/>
          <w:b w:val="0"/>
          <w:bCs/>
          <w:sz w:val="24"/>
          <w:szCs w:val="24"/>
        </w:rPr>
        <w:t>is to mark any values in the L-column. This count will be for the total number of matches.</w:t>
      </w:r>
    </w:p>
    <w:p w14:paraId="72AAB2AC" w14:textId="6C39A7C1" w:rsidR="00661B37" w:rsidRPr="00661B37" w:rsidRDefault="00661B37">
      <w:pPr>
        <w:pStyle w:val="ListParagraph"/>
        <w:numPr>
          <w:ilvl w:val="0"/>
          <w:numId w:val="14"/>
        </w:numPr>
        <w:rPr>
          <w:rFonts w:ascii="Arial" w:hAnsi="Arial" w:cs="Arial"/>
          <w:b w:val="0"/>
          <w:bCs/>
          <w:sz w:val="24"/>
          <w:szCs w:val="24"/>
        </w:rPr>
      </w:pPr>
      <w:r>
        <w:rPr>
          <w:rFonts w:ascii="Arial" w:hAnsi="Arial" w:cs="Arial"/>
          <w:b w:val="0"/>
          <w:bCs/>
          <w:sz w:val="24"/>
          <w:szCs w:val="24"/>
        </w:rPr>
        <w:t xml:space="preserve">Add </w:t>
      </w:r>
      <w:bookmarkStart w:id="8" w:name="_Hlk127133879"/>
      <w:r w:rsidRPr="00DC58AC">
        <w:rPr>
          <w:rFonts w:ascii="Arial" w:hAnsi="Arial" w:cs="Arial"/>
          <w:b w:val="0"/>
          <w:bCs/>
          <w:color w:val="00B050"/>
          <w:sz w:val="24"/>
          <w:szCs w:val="24"/>
        </w:rPr>
        <w:t>OFFSET ($L$</w:t>
      </w:r>
      <w:proofErr w:type="gramStart"/>
      <w:r w:rsidRPr="00DC58AC">
        <w:rPr>
          <w:rFonts w:ascii="Arial" w:hAnsi="Arial" w:cs="Arial"/>
          <w:b w:val="0"/>
          <w:bCs/>
          <w:color w:val="00B050"/>
          <w:sz w:val="24"/>
          <w:szCs w:val="24"/>
        </w:rPr>
        <w:t>2</w:t>
      </w:r>
      <w:r w:rsidR="00B91449" w:rsidRPr="00DC58AC">
        <w:rPr>
          <w:rFonts w:ascii="Arial" w:hAnsi="Arial" w:cs="Arial"/>
          <w:b w:val="0"/>
          <w:bCs/>
          <w:color w:val="00B050"/>
          <w:sz w:val="24"/>
          <w:szCs w:val="24"/>
        </w:rPr>
        <w:t>,,,</w:t>
      </w:r>
      <w:proofErr w:type="gramEnd"/>
      <w:r w:rsidR="00B91449" w:rsidRPr="00DC58AC">
        <w:rPr>
          <w:rFonts w:ascii="Arial" w:hAnsi="Arial" w:cs="Arial"/>
          <w:b w:val="0"/>
          <w:bCs/>
          <w:color w:val="00B050"/>
          <w:sz w:val="24"/>
          <w:szCs w:val="24"/>
        </w:rPr>
        <w:t xml:space="preserve"> </w:t>
      </w:r>
      <w:r w:rsidR="00B91449">
        <w:rPr>
          <w:rFonts w:ascii="Arial" w:hAnsi="Arial" w:cs="Arial"/>
          <w:b w:val="0"/>
          <w:bCs/>
          <w:sz w:val="24"/>
          <w:szCs w:val="24"/>
        </w:rPr>
        <w:t>COUNTIF($L$2:$L$38, “?*)</w:t>
      </w:r>
      <w:r w:rsidR="00DC58AC" w:rsidRPr="00DC58AC">
        <w:rPr>
          <w:rFonts w:ascii="Arial" w:hAnsi="Arial" w:cs="Arial"/>
          <w:b w:val="0"/>
          <w:bCs/>
          <w:color w:val="00B050"/>
          <w:sz w:val="24"/>
          <w:szCs w:val="24"/>
        </w:rPr>
        <w:t>)</w:t>
      </w:r>
      <w:bookmarkEnd w:id="8"/>
    </w:p>
    <w:p w14:paraId="2F6A1F9C" w14:textId="4D599045" w:rsidR="00B25200" w:rsidRDefault="001649D9">
      <w:pPr>
        <w:pStyle w:val="ListParagraph"/>
        <w:numPr>
          <w:ilvl w:val="0"/>
          <w:numId w:val="14"/>
        </w:numPr>
        <w:rPr>
          <w:rFonts w:ascii="Arial" w:hAnsi="Arial" w:cs="Arial"/>
          <w:b w:val="0"/>
          <w:bCs/>
          <w:sz w:val="24"/>
          <w:szCs w:val="24"/>
        </w:rPr>
      </w:pPr>
      <w:r>
        <w:rPr>
          <w:rFonts w:ascii="Arial" w:hAnsi="Arial" w:cs="Arial"/>
          <w:b w:val="0"/>
          <w:bCs/>
          <w:sz w:val="24"/>
          <w:szCs w:val="24"/>
        </w:rPr>
        <w:t xml:space="preserve">Now create a name range by </w:t>
      </w:r>
    </w:p>
    <w:p w14:paraId="58464E03" w14:textId="3BD4F8C3" w:rsidR="00BC4072" w:rsidRDefault="001649D9" w:rsidP="00BC4072">
      <w:pPr>
        <w:pStyle w:val="ListParagraph"/>
        <w:tabs>
          <w:tab w:val="left" w:pos="3408"/>
          <w:tab w:val="left" w:pos="6396"/>
          <w:tab w:val="left" w:pos="8892"/>
        </w:tabs>
        <w:ind w:left="1080"/>
        <w:rPr>
          <w:rFonts w:ascii="Arial" w:hAnsi="Arial" w:cs="Arial"/>
          <w:b w:val="0"/>
          <w:bCs/>
          <w:sz w:val="24"/>
          <w:szCs w:val="24"/>
        </w:rPr>
      </w:pPr>
      <w:r w:rsidRPr="001649D9">
        <w:rPr>
          <w:rFonts w:ascii="Arial" w:hAnsi="Arial" w:cs="Arial"/>
          <w:b w:val="0"/>
          <w:bCs/>
          <w:noProof/>
          <w:sz w:val="24"/>
          <w:szCs w:val="24"/>
        </w:rPr>
        <mc:AlternateContent>
          <mc:Choice Requires="wps">
            <w:drawing>
              <wp:anchor distT="0" distB="0" distL="114300" distR="114300" simplePos="0" relativeHeight="251658249" behindDoc="0" locked="0" layoutInCell="1" allowOverlap="1" wp14:anchorId="708B9535" wp14:editId="73A3FB50">
                <wp:simplePos x="0" y="0"/>
                <wp:positionH relativeFrom="column">
                  <wp:posOffset>4899660</wp:posOffset>
                </wp:positionH>
                <wp:positionV relativeFrom="paragraph">
                  <wp:posOffset>72390</wp:posOffset>
                </wp:positionV>
                <wp:extent cx="623570" cy="7620"/>
                <wp:effectExtent l="0" t="57150" r="43180" b="87630"/>
                <wp:wrapNone/>
                <wp:docPr id="45" name="Straight Arrow Connector 45"/>
                <wp:cNvGraphicFramePr/>
                <a:graphic xmlns:a="http://schemas.openxmlformats.org/drawingml/2006/main">
                  <a:graphicData uri="http://schemas.microsoft.com/office/word/2010/wordprocessingShape">
                    <wps:wsp>
                      <wps:cNvCnPr/>
                      <wps:spPr>
                        <a:xfrm>
                          <a:off x="0" y="0"/>
                          <a:ext cx="623570" cy="7620"/>
                        </a:xfrm>
                        <a:prstGeom prst="straightConnector1">
                          <a:avLst/>
                        </a:prstGeom>
                        <a:noFill/>
                        <a:ln w="9525" cap="flat" cmpd="sng" algn="ctr">
                          <a:solidFill>
                            <a:srgbClr val="292561">
                              <a:lumMod val="50000"/>
                            </a:srgbClr>
                          </a:solidFill>
                          <a:prstDash val="solid"/>
                          <a:tailEnd type="triangle"/>
                        </a:ln>
                        <a:effectLst/>
                      </wps:spPr>
                      <wps:bodyPr/>
                    </wps:wsp>
                  </a:graphicData>
                </a:graphic>
              </wp:anchor>
            </w:drawing>
          </mc:Choice>
          <mc:Fallback>
            <w:pict>
              <v:shapetype w14:anchorId="1D75714D" id="_x0000_t32" coordsize="21600,21600" o:spt="32" o:oned="t" path="m,l21600,21600e" filled="f">
                <v:path arrowok="t" fillok="f" o:connecttype="none"/>
                <o:lock v:ext="edit" shapetype="t"/>
              </v:shapetype>
              <v:shape id="Straight Arrow Connector 45" o:spid="_x0000_s1026" type="#_x0000_t32" style="position:absolute;margin-left:385.8pt;margin-top:5.7pt;width:49.1pt;height:.6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" strokecolor="#141330">
                <v:stroke endarrow="block"/>
              </v:shape>
            </w:pict>
          </mc:Fallback>
        </mc:AlternateContent>
      </w:r>
      <w:r w:rsidRPr="001649D9">
        <w:rPr>
          <w:rFonts w:ascii="Arial" w:hAnsi="Arial" w:cs="Arial"/>
          <w:b w:val="0"/>
          <w:bCs/>
          <w:noProof/>
          <w:sz w:val="24"/>
          <w:szCs w:val="24"/>
        </w:rPr>
        <mc:AlternateContent>
          <mc:Choice Requires="wps">
            <w:drawing>
              <wp:anchor distT="0" distB="0" distL="114300" distR="114300" simplePos="0" relativeHeight="251658248" behindDoc="0" locked="0" layoutInCell="1" allowOverlap="1" wp14:anchorId="533BA4BB" wp14:editId="40FC2E05">
                <wp:simplePos x="0" y="0"/>
                <wp:positionH relativeFrom="column">
                  <wp:posOffset>3352800</wp:posOffset>
                </wp:positionH>
                <wp:positionV relativeFrom="paragraph">
                  <wp:posOffset>125730</wp:posOffset>
                </wp:positionV>
                <wp:extent cx="623570" cy="7620"/>
                <wp:effectExtent l="0" t="57150" r="43180" b="87630"/>
                <wp:wrapNone/>
                <wp:docPr id="42" name="Straight Arrow Connector 42"/>
                <wp:cNvGraphicFramePr/>
                <a:graphic xmlns:a="http://schemas.openxmlformats.org/drawingml/2006/main">
                  <a:graphicData uri="http://schemas.microsoft.com/office/word/2010/wordprocessingShape">
                    <wps:wsp>
                      <wps:cNvCnPr/>
                      <wps:spPr>
                        <a:xfrm>
                          <a:off x="0" y="0"/>
                          <a:ext cx="623570" cy="7620"/>
                        </a:xfrm>
                        <a:prstGeom prst="straightConnector1">
                          <a:avLst/>
                        </a:prstGeom>
                        <a:noFill/>
                        <a:ln w="9525" cap="flat" cmpd="sng" algn="ctr">
                          <a:solidFill>
                            <a:srgbClr val="292561">
                              <a:lumMod val="50000"/>
                            </a:srgbClr>
                          </a:solidFill>
                          <a:prstDash val="solid"/>
                          <a:tailEnd type="triangle"/>
                        </a:ln>
                        <a:effectLst/>
                      </wps:spPr>
                      <wps:bodyPr/>
                    </wps:wsp>
                  </a:graphicData>
                </a:graphic>
              </wp:anchor>
            </w:drawing>
          </mc:Choice>
          <mc:Fallback>
            <w:pict>
              <v:shape w14:anchorId="0009122B" id="Straight Arrow Connector 42" o:spid="_x0000_s1026" type="#_x0000_t32" style="position:absolute;margin-left:264pt;margin-top:9.9pt;width:49.1pt;height:.6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" strokecolor="#141330">
                <v:stroke endarrow="block"/>
              </v:shape>
            </w:pict>
          </mc:Fallback>
        </mc:AlternateContent>
      </w:r>
      <w:r w:rsidRPr="001649D9">
        <w:rPr>
          <w:rFonts w:ascii="Arial" w:hAnsi="Arial" w:cs="Arial"/>
          <w:b w:val="0"/>
          <w:bCs/>
          <w:noProof/>
          <w:sz w:val="24"/>
          <w:szCs w:val="24"/>
        </w:rPr>
        <mc:AlternateContent>
          <mc:Choice Requires="wps">
            <w:drawing>
              <wp:anchor distT="0" distB="0" distL="114300" distR="114300" simplePos="0" relativeHeight="251658247" behindDoc="0" locked="0" layoutInCell="1" allowOverlap="1" wp14:anchorId="703C7FF6" wp14:editId="19ACF34C">
                <wp:simplePos x="0" y="0"/>
                <wp:positionH relativeFrom="column">
                  <wp:posOffset>1463040</wp:posOffset>
                </wp:positionH>
                <wp:positionV relativeFrom="paragraph">
                  <wp:posOffset>125730</wp:posOffset>
                </wp:positionV>
                <wp:extent cx="623570" cy="7620"/>
                <wp:effectExtent l="0" t="57150" r="43180" b="87630"/>
                <wp:wrapNone/>
                <wp:docPr id="40" name="Straight Arrow Connector 40"/>
                <wp:cNvGraphicFramePr/>
                <a:graphic xmlns:a="http://schemas.openxmlformats.org/drawingml/2006/main">
                  <a:graphicData uri="http://schemas.microsoft.com/office/word/2010/wordprocessingShape">
                    <wps:wsp>
                      <wps:cNvCnPr/>
                      <wps:spPr>
                        <a:xfrm>
                          <a:off x="0" y="0"/>
                          <a:ext cx="623570" cy="7620"/>
                        </a:xfrm>
                        <a:prstGeom prst="straightConnector1">
                          <a:avLst/>
                        </a:prstGeom>
                        <a:ln>
                          <a:solidFill>
                            <a:schemeClr val="tx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C8DD48" id="Straight Arrow Connector 40" o:spid="_x0000_s1026" type="#_x0000_t32" style="position:absolute;margin-left:115.2pt;margin-top:9.9pt;width:49.1pt;height:.6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" strokecolor="#141230 [1615]">
                <v:stroke endarrow="block"/>
              </v:shape>
            </w:pict>
          </mc:Fallback>
        </mc:AlternateContent>
      </w:r>
      <w:r>
        <w:rPr>
          <w:rFonts w:ascii="Arial" w:hAnsi="Arial" w:cs="Arial"/>
          <w:b w:val="0"/>
          <w:bCs/>
          <w:sz w:val="24"/>
          <w:szCs w:val="24"/>
        </w:rPr>
        <w:t xml:space="preserve">Formula </w:t>
      </w:r>
      <w:r>
        <w:rPr>
          <w:rFonts w:ascii="Arial" w:hAnsi="Arial" w:cs="Arial"/>
          <w:b w:val="0"/>
          <w:bCs/>
          <w:sz w:val="24"/>
          <w:szCs w:val="24"/>
        </w:rPr>
        <w:tab/>
        <w:t xml:space="preserve">Name Manager </w:t>
      </w:r>
      <w:r>
        <w:rPr>
          <w:rFonts w:ascii="Arial" w:hAnsi="Arial" w:cs="Arial"/>
          <w:b w:val="0"/>
          <w:bCs/>
          <w:sz w:val="24"/>
          <w:szCs w:val="24"/>
        </w:rPr>
        <w:tab/>
        <w:t xml:space="preserve">New Name  </w:t>
      </w:r>
    </w:p>
    <w:p w14:paraId="7058718B" w14:textId="3BF04840" w:rsidR="007E4D1D" w:rsidRDefault="00BC4072" w:rsidP="00BC4072">
      <w:pPr>
        <w:pStyle w:val="ListParagraph"/>
        <w:tabs>
          <w:tab w:val="left" w:pos="3408"/>
        </w:tabs>
        <w:ind w:left="1080"/>
        <w:rPr>
          <w:rFonts w:ascii="Arial" w:hAnsi="Arial" w:cs="Arial"/>
          <w:b w:val="0"/>
          <w:bCs/>
          <w:sz w:val="24"/>
          <w:szCs w:val="24"/>
        </w:rPr>
      </w:pPr>
      <w:r w:rsidRPr="001649D9">
        <w:rPr>
          <w:rFonts w:ascii="Arial" w:hAnsi="Arial" w:cs="Arial"/>
          <w:b w:val="0"/>
          <w:bCs/>
          <w:noProof/>
          <w:sz w:val="24"/>
          <w:szCs w:val="24"/>
        </w:rPr>
        <mc:AlternateContent>
          <mc:Choice Requires="wps">
            <w:drawing>
              <wp:anchor distT="0" distB="0" distL="114300" distR="114300" simplePos="0" relativeHeight="251658250" behindDoc="0" locked="0" layoutInCell="1" allowOverlap="1" wp14:anchorId="3163B42A" wp14:editId="5C52FEC9">
                <wp:simplePos x="0" y="0"/>
                <wp:positionH relativeFrom="column">
                  <wp:posOffset>1569720</wp:posOffset>
                </wp:positionH>
                <wp:positionV relativeFrom="paragraph">
                  <wp:posOffset>64135</wp:posOffset>
                </wp:positionV>
                <wp:extent cx="623570" cy="7620"/>
                <wp:effectExtent l="0" t="57150" r="43180" b="87630"/>
                <wp:wrapNone/>
                <wp:docPr id="56" name="Straight Arrow Connector 56"/>
                <wp:cNvGraphicFramePr/>
                <a:graphic xmlns:a="http://schemas.openxmlformats.org/drawingml/2006/main">
                  <a:graphicData uri="http://schemas.microsoft.com/office/word/2010/wordprocessingShape">
                    <wps:wsp>
                      <wps:cNvCnPr/>
                      <wps:spPr>
                        <a:xfrm>
                          <a:off x="0" y="0"/>
                          <a:ext cx="623570" cy="7620"/>
                        </a:xfrm>
                        <a:prstGeom prst="straightConnector1">
                          <a:avLst/>
                        </a:prstGeom>
                        <a:noFill/>
                        <a:ln w="9525" cap="flat" cmpd="sng" algn="ctr">
                          <a:solidFill>
                            <a:srgbClr val="292561">
                              <a:lumMod val="50000"/>
                            </a:srgbClr>
                          </a:solidFill>
                          <a:prstDash val="solid"/>
                          <a:tailEnd type="triangle"/>
                        </a:ln>
                        <a:effectLst/>
                      </wps:spPr>
                      <wps:bodyPr/>
                    </wps:wsp>
                  </a:graphicData>
                </a:graphic>
              </wp:anchor>
            </w:drawing>
          </mc:Choice>
          <mc:Fallback>
            <w:pict>
              <v:shape w14:anchorId="5EC2B111" id="Straight Arrow Connector 56" o:spid="_x0000_s1026" type="#_x0000_t32" style="position:absolute;margin-left:123.6pt;margin-top:5.05pt;width:49.1pt;height:.6pt;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" strokecolor="#141330">
                <v:stroke endarrow="block"/>
              </v:shape>
            </w:pict>
          </mc:Fallback>
        </mc:AlternateContent>
      </w:r>
      <w:r w:rsidR="00644AFA">
        <w:rPr>
          <w:rFonts w:ascii="Arial" w:hAnsi="Arial" w:cs="Arial"/>
          <w:b w:val="0"/>
          <w:bCs/>
          <w:sz w:val="24"/>
          <w:szCs w:val="24"/>
        </w:rPr>
        <w:t>DR</w:t>
      </w:r>
      <w:r>
        <w:rPr>
          <w:rFonts w:ascii="Arial" w:hAnsi="Arial" w:cs="Arial"/>
          <w:b w:val="0"/>
          <w:bCs/>
          <w:sz w:val="24"/>
          <w:szCs w:val="24"/>
        </w:rPr>
        <w:t xml:space="preserve">_NAME </w:t>
      </w:r>
      <w:r>
        <w:rPr>
          <w:rFonts w:ascii="Arial" w:hAnsi="Arial" w:cs="Arial"/>
          <w:b w:val="0"/>
          <w:bCs/>
          <w:sz w:val="24"/>
          <w:szCs w:val="24"/>
        </w:rPr>
        <w:tab/>
        <w:t xml:space="preserve">    </w:t>
      </w:r>
      <w:r w:rsidR="006C4D86">
        <w:rPr>
          <w:rFonts w:ascii="Arial" w:hAnsi="Arial" w:cs="Arial"/>
          <w:b w:val="0"/>
          <w:bCs/>
          <w:sz w:val="24"/>
          <w:szCs w:val="24"/>
        </w:rPr>
        <w:t xml:space="preserve">in the range click and </w:t>
      </w:r>
      <w:proofErr w:type="gramStart"/>
      <w:r w:rsidR="006C4D86">
        <w:rPr>
          <w:rFonts w:ascii="Arial" w:hAnsi="Arial" w:cs="Arial"/>
          <w:b w:val="0"/>
          <w:bCs/>
          <w:sz w:val="24"/>
          <w:szCs w:val="24"/>
        </w:rPr>
        <w:t>paste</w:t>
      </w:r>
      <w:proofErr w:type="gramEnd"/>
    </w:p>
    <w:p w14:paraId="1C253D60" w14:textId="0FBB6660" w:rsidR="001649D9" w:rsidRDefault="007E4D1D" w:rsidP="00BC4072">
      <w:pPr>
        <w:pStyle w:val="ListParagraph"/>
        <w:tabs>
          <w:tab w:val="left" w:pos="3408"/>
        </w:tabs>
        <w:ind w:left="1080"/>
        <w:rPr>
          <w:rFonts w:ascii="Arial" w:hAnsi="Arial" w:cs="Arial"/>
          <w:b w:val="0"/>
          <w:bCs/>
          <w:color w:val="00B050"/>
          <w:sz w:val="24"/>
          <w:szCs w:val="24"/>
        </w:rPr>
      </w:pPr>
      <w:r>
        <w:rPr>
          <w:rFonts w:ascii="Arial" w:hAnsi="Arial" w:cs="Arial"/>
          <w:b w:val="0"/>
          <w:bCs/>
          <w:sz w:val="24"/>
          <w:szCs w:val="24"/>
        </w:rPr>
        <w:t xml:space="preserve"> </w:t>
      </w:r>
      <w:r w:rsidRPr="00DC58AC">
        <w:rPr>
          <w:rFonts w:ascii="Arial" w:hAnsi="Arial" w:cs="Arial"/>
          <w:b w:val="0"/>
          <w:bCs/>
          <w:color w:val="00B050"/>
          <w:sz w:val="24"/>
          <w:szCs w:val="24"/>
        </w:rPr>
        <w:t>OFFSET ($L$</w:t>
      </w:r>
      <w:proofErr w:type="gramStart"/>
      <w:r w:rsidRPr="00DC58AC">
        <w:rPr>
          <w:rFonts w:ascii="Arial" w:hAnsi="Arial" w:cs="Arial"/>
          <w:b w:val="0"/>
          <w:bCs/>
          <w:color w:val="00B050"/>
          <w:sz w:val="24"/>
          <w:szCs w:val="24"/>
        </w:rPr>
        <w:t>2,,</w:t>
      </w:r>
      <w:r w:rsidR="00644AFA">
        <w:rPr>
          <w:rFonts w:ascii="Arial" w:hAnsi="Arial" w:cs="Arial"/>
          <w:b w:val="0"/>
          <w:bCs/>
          <w:color w:val="00B050"/>
          <w:sz w:val="24"/>
          <w:szCs w:val="24"/>
        </w:rPr>
        <w:t>,</w:t>
      </w:r>
      <w:proofErr w:type="gramEnd"/>
      <w:r>
        <w:rPr>
          <w:rFonts w:ascii="Arial" w:hAnsi="Arial" w:cs="Arial"/>
          <w:b w:val="0"/>
          <w:bCs/>
          <w:sz w:val="24"/>
          <w:szCs w:val="24"/>
        </w:rPr>
        <w:t>COUNTIF($L$2:$L$38, “?*)</w:t>
      </w:r>
      <w:r w:rsidRPr="00DC58AC">
        <w:rPr>
          <w:rFonts w:ascii="Arial" w:hAnsi="Arial" w:cs="Arial"/>
          <w:b w:val="0"/>
          <w:bCs/>
          <w:color w:val="00B050"/>
          <w:sz w:val="24"/>
          <w:szCs w:val="24"/>
        </w:rPr>
        <w:t>)</w:t>
      </w:r>
    </w:p>
    <w:p w14:paraId="42F58794" w14:textId="7A46B513" w:rsidR="00C10F49" w:rsidRDefault="00C10F49" w:rsidP="00C10F49">
      <w:pPr>
        <w:tabs>
          <w:tab w:val="left" w:pos="3408"/>
        </w:tabs>
        <w:rPr>
          <w:rFonts w:ascii="Arial" w:hAnsi="Arial" w:cs="Arial"/>
          <w:b w:val="0"/>
          <w:bCs/>
          <w:sz w:val="24"/>
          <w:szCs w:val="24"/>
        </w:rPr>
      </w:pPr>
    </w:p>
    <w:p w14:paraId="4E96813F" w14:textId="7EE91D3B" w:rsidR="00C10F49" w:rsidRDefault="00C10F49" w:rsidP="00C10F49">
      <w:pPr>
        <w:tabs>
          <w:tab w:val="left" w:pos="3408"/>
        </w:tabs>
        <w:rPr>
          <w:rFonts w:ascii="Arial" w:hAnsi="Arial" w:cs="Arial"/>
          <w:b w:val="0"/>
          <w:bCs/>
          <w:sz w:val="24"/>
          <w:szCs w:val="24"/>
        </w:rPr>
      </w:pPr>
    </w:p>
    <w:p w14:paraId="50136E59" w14:textId="07357A33" w:rsidR="00C10F49" w:rsidRDefault="00C10F49" w:rsidP="00C10F49">
      <w:pPr>
        <w:tabs>
          <w:tab w:val="left" w:pos="3408"/>
        </w:tabs>
        <w:rPr>
          <w:rFonts w:ascii="Arial" w:hAnsi="Arial" w:cs="Arial"/>
          <w:b w:val="0"/>
          <w:bCs/>
          <w:sz w:val="24"/>
          <w:szCs w:val="24"/>
        </w:rPr>
      </w:pPr>
      <w:proofErr w:type="gramStart"/>
      <w:r>
        <w:rPr>
          <w:rFonts w:ascii="Arial" w:hAnsi="Arial" w:cs="Arial"/>
          <w:b w:val="0"/>
          <w:bCs/>
          <w:sz w:val="24"/>
          <w:szCs w:val="24"/>
        </w:rPr>
        <w:t>Last</w:t>
      </w:r>
      <w:proofErr w:type="gramEnd"/>
      <w:r>
        <w:rPr>
          <w:rFonts w:ascii="Arial" w:hAnsi="Arial" w:cs="Arial"/>
          <w:b w:val="0"/>
          <w:bCs/>
          <w:sz w:val="24"/>
          <w:szCs w:val="24"/>
        </w:rPr>
        <w:t xml:space="preserve"> part is to create a </w:t>
      </w:r>
      <w:r w:rsidR="006A6131">
        <w:rPr>
          <w:rFonts w:ascii="Arial" w:hAnsi="Arial" w:cs="Arial"/>
          <w:b w:val="0"/>
          <w:bCs/>
          <w:sz w:val="24"/>
          <w:szCs w:val="24"/>
        </w:rPr>
        <w:t xml:space="preserve">Front End to our Back End construction. </w:t>
      </w:r>
    </w:p>
    <w:p w14:paraId="1BAF9581" w14:textId="5D7C73D8" w:rsidR="006A6131" w:rsidRDefault="00B72ECB" w:rsidP="00C10F49">
      <w:pPr>
        <w:tabs>
          <w:tab w:val="left" w:pos="3408"/>
        </w:tabs>
        <w:rPr>
          <w:rFonts w:ascii="Arial" w:hAnsi="Arial" w:cs="Arial"/>
          <w:b w:val="0"/>
          <w:bCs/>
          <w:sz w:val="24"/>
          <w:szCs w:val="24"/>
        </w:rPr>
      </w:pPr>
      <w:r w:rsidRPr="00B72ECB">
        <w:rPr>
          <w:rFonts w:ascii="Arial" w:hAnsi="Arial" w:cs="Arial"/>
          <w:b w:val="0"/>
          <w:bCs/>
          <w:noProof/>
          <w:sz w:val="24"/>
          <w:szCs w:val="24"/>
        </w:rPr>
        <w:drawing>
          <wp:inline distT="0" distB="0" distL="0" distR="0" wp14:anchorId="0A750498" wp14:editId="463DF237">
            <wp:extent cx="1928027" cy="3505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8027" cy="350550"/>
                    </a:xfrm>
                    <a:prstGeom prst="rect">
                      <a:avLst/>
                    </a:prstGeom>
                  </pic:spPr>
                </pic:pic>
              </a:graphicData>
            </a:graphic>
          </wp:inline>
        </w:drawing>
      </w:r>
    </w:p>
    <w:p w14:paraId="4375B5FD" w14:textId="3C917E62" w:rsidR="006A6131" w:rsidRDefault="006A6131">
      <w:pPr>
        <w:pStyle w:val="ListParagraph"/>
        <w:numPr>
          <w:ilvl w:val="0"/>
          <w:numId w:val="15"/>
        </w:numPr>
        <w:tabs>
          <w:tab w:val="left" w:pos="3408"/>
        </w:tabs>
        <w:rPr>
          <w:rFonts w:ascii="Arial" w:hAnsi="Arial" w:cs="Arial"/>
          <w:b w:val="0"/>
          <w:bCs/>
          <w:sz w:val="24"/>
          <w:szCs w:val="24"/>
        </w:rPr>
      </w:pPr>
      <w:r>
        <w:rPr>
          <w:rFonts w:ascii="Arial" w:hAnsi="Arial" w:cs="Arial"/>
          <w:b w:val="0"/>
          <w:bCs/>
          <w:sz w:val="24"/>
          <w:szCs w:val="24"/>
        </w:rPr>
        <w:t xml:space="preserve">Format a cell in a new worksheet </w:t>
      </w:r>
      <w:r w:rsidR="00687FB9">
        <w:rPr>
          <w:rFonts w:ascii="Arial" w:hAnsi="Arial" w:cs="Arial"/>
          <w:b w:val="0"/>
          <w:bCs/>
          <w:sz w:val="24"/>
          <w:szCs w:val="24"/>
        </w:rPr>
        <w:t>and call it</w:t>
      </w:r>
      <w:r w:rsidR="00A91F7B">
        <w:rPr>
          <w:rFonts w:ascii="Arial" w:hAnsi="Arial" w:cs="Arial"/>
          <w:b w:val="0"/>
          <w:bCs/>
          <w:sz w:val="24"/>
          <w:szCs w:val="24"/>
        </w:rPr>
        <w:t xml:space="preserve"> Name.</w:t>
      </w:r>
    </w:p>
    <w:p w14:paraId="256FD84D" w14:textId="6FDA955C" w:rsidR="00687FB9" w:rsidRDefault="00687FB9">
      <w:pPr>
        <w:pStyle w:val="ListParagraph"/>
        <w:numPr>
          <w:ilvl w:val="0"/>
          <w:numId w:val="15"/>
        </w:numPr>
        <w:tabs>
          <w:tab w:val="left" w:pos="3408"/>
        </w:tabs>
        <w:rPr>
          <w:rFonts w:ascii="Arial" w:hAnsi="Arial" w:cs="Arial"/>
          <w:b w:val="0"/>
          <w:bCs/>
          <w:sz w:val="24"/>
          <w:szCs w:val="24"/>
        </w:rPr>
      </w:pPr>
      <w:r>
        <w:rPr>
          <w:rFonts w:ascii="Arial" w:hAnsi="Arial" w:cs="Arial"/>
          <w:b w:val="0"/>
          <w:bCs/>
          <w:sz w:val="24"/>
          <w:szCs w:val="24"/>
        </w:rPr>
        <w:t xml:space="preserve">Create </w:t>
      </w:r>
      <w:r w:rsidR="00A91F7B">
        <w:rPr>
          <w:rFonts w:ascii="Arial" w:hAnsi="Arial" w:cs="Arial"/>
          <w:b w:val="0"/>
          <w:bCs/>
          <w:sz w:val="24"/>
          <w:szCs w:val="24"/>
        </w:rPr>
        <w:t xml:space="preserve">a drop-down list by </w:t>
      </w:r>
    </w:p>
    <w:p w14:paraId="760537D1" w14:textId="180FE5B4" w:rsidR="0053697C" w:rsidRDefault="00750646" w:rsidP="003F3175">
      <w:pPr>
        <w:tabs>
          <w:tab w:val="left" w:pos="3036"/>
          <w:tab w:val="left" w:pos="6024"/>
        </w:tabs>
        <w:ind w:left="720"/>
        <w:rPr>
          <w:rFonts w:ascii="Arial" w:hAnsi="Arial" w:cs="Arial"/>
          <w:b w:val="0"/>
          <w:bCs/>
          <w:sz w:val="24"/>
          <w:szCs w:val="24"/>
        </w:rPr>
      </w:pPr>
      <w:r w:rsidRPr="004110B5">
        <w:rPr>
          <w:rFonts w:ascii="Arial" w:hAnsi="Arial" w:cs="Arial"/>
          <w:b w:val="0"/>
          <w:bCs/>
          <w:noProof/>
          <w:color w:val="auto"/>
          <w:sz w:val="24"/>
          <w:szCs w:val="24"/>
        </w:rPr>
        <mc:AlternateContent>
          <mc:Choice Requires="wps">
            <w:drawing>
              <wp:anchor distT="0" distB="0" distL="114300" distR="114300" simplePos="0" relativeHeight="251658252" behindDoc="0" locked="0" layoutInCell="1" allowOverlap="1" wp14:anchorId="2FB7943D" wp14:editId="62E8D020">
                <wp:simplePos x="0" y="0"/>
                <wp:positionH relativeFrom="column">
                  <wp:posOffset>3131819</wp:posOffset>
                </wp:positionH>
                <wp:positionV relativeFrom="paragraph">
                  <wp:posOffset>43180</wp:posOffset>
                </wp:positionV>
                <wp:extent cx="610549" cy="45719"/>
                <wp:effectExtent l="0" t="38100" r="37465" b="88265"/>
                <wp:wrapNone/>
                <wp:docPr id="60" name="Straight Arrow Connector 60"/>
                <wp:cNvGraphicFramePr/>
                <a:graphic xmlns:a="http://schemas.openxmlformats.org/drawingml/2006/main">
                  <a:graphicData uri="http://schemas.microsoft.com/office/word/2010/wordprocessingShape">
                    <wps:wsp>
                      <wps:cNvCnPr/>
                      <wps:spPr>
                        <a:xfrm>
                          <a:off x="0" y="0"/>
                          <a:ext cx="610549" cy="45719"/>
                        </a:xfrm>
                        <a:prstGeom prst="straightConnector1">
                          <a:avLst/>
                        </a:prstGeom>
                        <a:noFill/>
                        <a:ln w="9525" cap="flat" cmpd="sng" algn="ctr">
                          <a:solidFill>
                            <a:schemeClr val="tx1"/>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62C39CC" id="Straight Arrow Connector 60" o:spid="_x0000_s1026" type="#_x0000_t32" style="position:absolute;margin-left:246.6pt;margin-top:3.4pt;width:48.05pt;height:3.6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" strokecolor="#0f0f3f [3213]">
                <v:stroke endarrow="block"/>
              </v:shape>
            </w:pict>
          </mc:Fallback>
        </mc:AlternateContent>
      </w:r>
      <w:r w:rsidR="00131F12">
        <w:rPr>
          <w:rFonts w:ascii="Arial" w:hAnsi="Arial" w:cs="Arial"/>
          <w:b w:val="0"/>
          <w:bCs/>
          <w:noProof/>
          <w:sz w:val="24"/>
          <w:szCs w:val="24"/>
        </w:rPr>
        <mc:AlternateContent>
          <mc:Choice Requires="wps">
            <w:drawing>
              <wp:anchor distT="0" distB="0" distL="114300" distR="114300" simplePos="0" relativeHeight="251658251" behindDoc="0" locked="0" layoutInCell="1" allowOverlap="1" wp14:anchorId="5FC61D5E" wp14:editId="509B475C">
                <wp:simplePos x="0" y="0"/>
                <wp:positionH relativeFrom="column">
                  <wp:posOffset>1203960</wp:posOffset>
                </wp:positionH>
                <wp:positionV relativeFrom="paragraph">
                  <wp:posOffset>111125</wp:posOffset>
                </wp:positionV>
                <wp:extent cx="594360" cy="45719"/>
                <wp:effectExtent l="0" t="38100" r="34290" b="88265"/>
                <wp:wrapNone/>
                <wp:docPr id="59" name="Straight Arrow Connector 59"/>
                <wp:cNvGraphicFramePr/>
                <a:graphic xmlns:a="http://schemas.openxmlformats.org/drawingml/2006/main">
                  <a:graphicData uri="http://schemas.microsoft.com/office/word/2010/wordprocessingShape">
                    <wps:wsp>
                      <wps:cNvCnPr/>
                      <wps:spPr>
                        <a:xfrm>
                          <a:off x="0" y="0"/>
                          <a:ext cx="59436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FAEEB4" id="Straight Arrow Connector 59" o:spid="_x0000_s1026" type="#_x0000_t32" style="position:absolute;margin-left:94.8pt;margin-top:8.75pt;width:46.8pt;height:3.6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" strokecolor="#0f0f3f [3213]">
                <v:stroke endarrow="block"/>
              </v:shape>
            </w:pict>
          </mc:Fallback>
        </mc:AlternateContent>
      </w:r>
      <w:r w:rsidR="00131F12">
        <w:rPr>
          <w:rFonts w:ascii="Arial" w:hAnsi="Arial" w:cs="Arial"/>
          <w:b w:val="0"/>
          <w:bCs/>
          <w:sz w:val="24"/>
          <w:szCs w:val="24"/>
        </w:rPr>
        <w:t xml:space="preserve">      </w:t>
      </w:r>
      <w:r w:rsidR="00A91F7B" w:rsidRPr="00131F12">
        <w:rPr>
          <w:rFonts w:ascii="Arial" w:hAnsi="Arial" w:cs="Arial"/>
          <w:b w:val="0"/>
          <w:bCs/>
          <w:sz w:val="24"/>
          <w:szCs w:val="24"/>
        </w:rPr>
        <w:t xml:space="preserve">Data </w:t>
      </w:r>
      <w:r w:rsidR="00131F12">
        <w:rPr>
          <w:rFonts w:ascii="Arial" w:hAnsi="Arial" w:cs="Arial"/>
          <w:b w:val="0"/>
          <w:bCs/>
          <w:sz w:val="24"/>
          <w:szCs w:val="24"/>
        </w:rPr>
        <w:tab/>
        <w:t xml:space="preserve">Data </w:t>
      </w:r>
      <w:r w:rsidR="003F3175">
        <w:rPr>
          <w:rFonts w:ascii="Arial" w:hAnsi="Arial" w:cs="Arial"/>
          <w:b w:val="0"/>
          <w:bCs/>
          <w:sz w:val="24"/>
          <w:szCs w:val="24"/>
        </w:rPr>
        <w:t xml:space="preserve">Validation </w:t>
      </w:r>
      <w:r w:rsidR="003F3175">
        <w:rPr>
          <w:rFonts w:ascii="Arial" w:hAnsi="Arial" w:cs="Arial"/>
          <w:b w:val="0"/>
          <w:bCs/>
          <w:sz w:val="24"/>
          <w:szCs w:val="24"/>
        </w:rPr>
        <w:tab/>
        <w:t xml:space="preserve">List </w:t>
      </w:r>
      <w:r w:rsidR="0053697C">
        <w:rPr>
          <w:rFonts w:ascii="Arial" w:hAnsi="Arial" w:cs="Arial"/>
          <w:b w:val="0"/>
          <w:bCs/>
          <w:sz w:val="24"/>
          <w:szCs w:val="24"/>
        </w:rPr>
        <w:t>and Press F3 on Source,</w:t>
      </w:r>
    </w:p>
    <w:p w14:paraId="74E6FEDF" w14:textId="34EBD673" w:rsidR="00F409EB" w:rsidRDefault="00750646" w:rsidP="00E8764C">
      <w:pPr>
        <w:tabs>
          <w:tab w:val="left" w:pos="3036"/>
          <w:tab w:val="left" w:pos="4740"/>
        </w:tabs>
        <w:ind w:left="720"/>
        <w:rPr>
          <w:rFonts w:ascii="Arial" w:hAnsi="Arial" w:cs="Arial"/>
          <w:b w:val="0"/>
          <w:bCs/>
          <w:sz w:val="24"/>
          <w:szCs w:val="24"/>
        </w:rPr>
      </w:pPr>
      <w:r>
        <w:rPr>
          <w:rFonts w:ascii="Arial" w:hAnsi="Arial" w:cs="Arial"/>
          <w:b w:val="0"/>
          <w:bCs/>
          <w:noProof/>
          <w:sz w:val="24"/>
          <w:szCs w:val="24"/>
        </w:rPr>
        <mc:AlternateContent>
          <mc:Choice Requires="wps">
            <w:drawing>
              <wp:anchor distT="0" distB="0" distL="114300" distR="114300" simplePos="0" relativeHeight="251658253" behindDoc="0" locked="0" layoutInCell="1" allowOverlap="1" wp14:anchorId="5882596F" wp14:editId="0A43A4DE">
                <wp:simplePos x="0" y="0"/>
                <wp:positionH relativeFrom="column">
                  <wp:posOffset>2217420</wp:posOffset>
                </wp:positionH>
                <wp:positionV relativeFrom="paragraph">
                  <wp:posOffset>47625</wp:posOffset>
                </wp:positionV>
                <wp:extent cx="571500" cy="45719"/>
                <wp:effectExtent l="0" t="38100" r="38100" b="88265"/>
                <wp:wrapNone/>
                <wp:docPr id="61" name="Straight Arrow Connector 61"/>
                <wp:cNvGraphicFramePr/>
                <a:graphic xmlns:a="http://schemas.openxmlformats.org/drawingml/2006/main">
                  <a:graphicData uri="http://schemas.microsoft.com/office/word/2010/wordprocessingShape">
                    <wps:wsp>
                      <wps:cNvCnPr/>
                      <wps:spPr>
                        <a:xfrm>
                          <a:off x="0" y="0"/>
                          <a:ext cx="571500" cy="45719"/>
                        </a:xfrm>
                        <a:prstGeom prst="straightConnector1">
                          <a:avLst/>
                        </a:prstGeom>
                        <a:noFill/>
                        <a:ln w="9525" cap="flat" cmpd="sng" algn="ctr">
                          <a:solidFill>
                            <a:schemeClr val="bg2">
                              <a:lumMod val="10000"/>
                            </a:scheme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5080115" id="Straight Arrow Connector 61" o:spid="_x0000_s1026" type="#_x0000_t32" style="position:absolute;margin-left:174.6pt;margin-top:3.75pt;width:45pt;height:3.6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" strokecolor="#171717 [334]">
                <v:stroke endarrow="block"/>
              </v:shape>
            </w:pict>
          </mc:Fallback>
        </mc:AlternateContent>
      </w:r>
      <w:r w:rsidR="0053697C">
        <w:rPr>
          <w:rFonts w:ascii="Arial" w:hAnsi="Arial" w:cs="Arial"/>
          <w:b w:val="0"/>
          <w:bCs/>
          <w:sz w:val="24"/>
          <w:szCs w:val="24"/>
        </w:rPr>
        <w:t xml:space="preserve">      click on DR_NAME </w:t>
      </w:r>
      <w:r w:rsidR="00E8764C">
        <w:rPr>
          <w:rFonts w:ascii="Arial" w:hAnsi="Arial" w:cs="Arial"/>
          <w:b w:val="0"/>
          <w:bCs/>
          <w:sz w:val="24"/>
          <w:szCs w:val="24"/>
        </w:rPr>
        <w:tab/>
        <w:t xml:space="preserve">click on Error Alert and untick </w:t>
      </w:r>
      <w:proofErr w:type="gramStart"/>
      <w:r w:rsidR="00E8764C">
        <w:rPr>
          <w:rFonts w:ascii="Arial" w:hAnsi="Arial" w:cs="Arial"/>
          <w:b w:val="0"/>
          <w:bCs/>
          <w:sz w:val="24"/>
          <w:szCs w:val="24"/>
        </w:rPr>
        <w:t>“ Show</w:t>
      </w:r>
      <w:proofErr w:type="gramEnd"/>
      <w:r w:rsidR="00E8764C">
        <w:rPr>
          <w:rFonts w:ascii="Arial" w:hAnsi="Arial" w:cs="Arial"/>
          <w:b w:val="0"/>
          <w:bCs/>
          <w:sz w:val="24"/>
          <w:szCs w:val="24"/>
        </w:rPr>
        <w:t xml:space="preserve"> Error</w:t>
      </w:r>
      <w:r w:rsidR="00F409EB">
        <w:rPr>
          <w:rFonts w:ascii="Arial" w:hAnsi="Arial" w:cs="Arial"/>
          <w:b w:val="0"/>
          <w:bCs/>
          <w:sz w:val="24"/>
          <w:szCs w:val="24"/>
        </w:rPr>
        <w:t xml:space="preserve"> </w:t>
      </w:r>
    </w:p>
    <w:p w14:paraId="1B21436E" w14:textId="55170EED" w:rsidR="00A91F7B" w:rsidRDefault="00F409EB" w:rsidP="00E8764C">
      <w:pPr>
        <w:tabs>
          <w:tab w:val="left" w:pos="3036"/>
          <w:tab w:val="left" w:pos="4740"/>
        </w:tabs>
        <w:ind w:left="720"/>
        <w:rPr>
          <w:rFonts w:ascii="Arial" w:hAnsi="Arial" w:cs="Arial"/>
          <w:b w:val="0"/>
          <w:bCs/>
          <w:sz w:val="24"/>
          <w:szCs w:val="24"/>
        </w:rPr>
      </w:pPr>
      <w:r>
        <w:rPr>
          <w:rFonts w:ascii="Arial" w:hAnsi="Arial" w:cs="Arial"/>
          <w:b w:val="0"/>
          <w:bCs/>
          <w:sz w:val="24"/>
          <w:szCs w:val="24"/>
        </w:rPr>
        <w:t xml:space="preserve">      alert after invalid data is </w:t>
      </w:r>
      <w:proofErr w:type="gramStart"/>
      <w:r>
        <w:rPr>
          <w:rFonts w:ascii="Arial" w:hAnsi="Arial" w:cs="Arial"/>
          <w:b w:val="0"/>
          <w:bCs/>
          <w:sz w:val="24"/>
          <w:szCs w:val="24"/>
        </w:rPr>
        <w:t>entered</w:t>
      </w:r>
      <w:proofErr w:type="gramEnd"/>
      <w:r>
        <w:rPr>
          <w:rFonts w:ascii="Arial" w:hAnsi="Arial" w:cs="Arial"/>
          <w:b w:val="0"/>
          <w:bCs/>
          <w:sz w:val="24"/>
          <w:szCs w:val="24"/>
        </w:rPr>
        <w:t>”</w:t>
      </w:r>
    </w:p>
    <w:p w14:paraId="2D942056" w14:textId="5D187BCC" w:rsidR="00881EE1" w:rsidRDefault="00881EE1" w:rsidP="00E8764C">
      <w:pPr>
        <w:tabs>
          <w:tab w:val="left" w:pos="3036"/>
          <w:tab w:val="left" w:pos="4740"/>
        </w:tabs>
        <w:ind w:left="720"/>
        <w:rPr>
          <w:rFonts w:ascii="Arial" w:hAnsi="Arial" w:cs="Arial"/>
          <w:b w:val="0"/>
          <w:bCs/>
          <w:sz w:val="24"/>
          <w:szCs w:val="24"/>
        </w:rPr>
      </w:pPr>
    </w:p>
    <w:p w14:paraId="0F523434" w14:textId="40BE655D" w:rsidR="00881EE1" w:rsidRDefault="00881EE1" w:rsidP="00881EE1">
      <w:pPr>
        <w:tabs>
          <w:tab w:val="left" w:pos="3036"/>
          <w:tab w:val="left" w:pos="4740"/>
        </w:tabs>
        <w:rPr>
          <w:rFonts w:ascii="Arial" w:hAnsi="Arial" w:cs="Arial"/>
          <w:b w:val="0"/>
          <w:bCs/>
          <w:sz w:val="24"/>
          <w:szCs w:val="24"/>
        </w:rPr>
      </w:pPr>
      <w:r>
        <w:rPr>
          <w:rFonts w:ascii="Arial" w:hAnsi="Arial" w:cs="Arial"/>
          <w:b w:val="0"/>
          <w:bCs/>
          <w:sz w:val="24"/>
          <w:szCs w:val="24"/>
        </w:rPr>
        <w:t xml:space="preserve">One last task is </w:t>
      </w:r>
      <w:r w:rsidR="00C75C71">
        <w:rPr>
          <w:rFonts w:ascii="Arial" w:hAnsi="Arial" w:cs="Arial"/>
          <w:b w:val="0"/>
          <w:bCs/>
          <w:sz w:val="24"/>
          <w:szCs w:val="24"/>
        </w:rPr>
        <w:t xml:space="preserve">to link the drop-down list to the search cell in the previous worksheet. </w:t>
      </w:r>
    </w:p>
    <w:p w14:paraId="63436531" w14:textId="77777777" w:rsidR="003A047E" w:rsidRDefault="003A047E" w:rsidP="00881EE1">
      <w:pPr>
        <w:tabs>
          <w:tab w:val="left" w:pos="3036"/>
          <w:tab w:val="left" w:pos="4740"/>
        </w:tabs>
        <w:rPr>
          <w:rFonts w:ascii="Arial" w:hAnsi="Arial" w:cs="Arial"/>
          <w:b w:val="0"/>
          <w:bCs/>
          <w:sz w:val="24"/>
          <w:szCs w:val="24"/>
        </w:rPr>
      </w:pPr>
    </w:p>
    <w:p w14:paraId="01E7FE51" w14:textId="61D4CA3D" w:rsidR="00C75C71" w:rsidRDefault="00C75C71" w:rsidP="00881EE1">
      <w:pPr>
        <w:tabs>
          <w:tab w:val="left" w:pos="3036"/>
          <w:tab w:val="left" w:pos="4740"/>
        </w:tabs>
        <w:rPr>
          <w:rFonts w:ascii="Arial" w:hAnsi="Arial" w:cs="Arial"/>
          <w:b w:val="0"/>
          <w:bCs/>
          <w:sz w:val="24"/>
          <w:szCs w:val="24"/>
        </w:rPr>
      </w:pPr>
      <w:r>
        <w:rPr>
          <w:rFonts w:ascii="Arial" w:hAnsi="Arial" w:cs="Arial"/>
          <w:b w:val="0"/>
          <w:bCs/>
          <w:sz w:val="24"/>
          <w:szCs w:val="24"/>
        </w:rPr>
        <w:t>Do the following:</w:t>
      </w:r>
    </w:p>
    <w:p w14:paraId="3B5F7308" w14:textId="7E3D94D8" w:rsidR="00C75C71" w:rsidRDefault="00B1242E" w:rsidP="00881EE1">
      <w:pPr>
        <w:tabs>
          <w:tab w:val="left" w:pos="3036"/>
          <w:tab w:val="left" w:pos="4740"/>
        </w:tabs>
        <w:rPr>
          <w:rFonts w:ascii="Arial" w:hAnsi="Arial" w:cs="Arial"/>
          <w:b w:val="0"/>
          <w:bCs/>
          <w:sz w:val="24"/>
          <w:szCs w:val="24"/>
        </w:rPr>
      </w:pPr>
      <w:r>
        <w:rPr>
          <w:rFonts w:ascii="Arial" w:hAnsi="Arial" w:cs="Arial"/>
          <w:b w:val="0"/>
          <w:bCs/>
          <w:sz w:val="24"/>
          <w:szCs w:val="24"/>
        </w:rPr>
        <w:t>Clear the search cell</w:t>
      </w:r>
      <w:r w:rsidR="003A047E">
        <w:rPr>
          <w:rFonts w:ascii="Arial" w:hAnsi="Arial" w:cs="Arial"/>
          <w:b w:val="0"/>
          <w:bCs/>
          <w:sz w:val="24"/>
          <w:szCs w:val="24"/>
        </w:rPr>
        <w:t xml:space="preserve">, enter = and go to the front end and click on the first cell under “Name”. </w:t>
      </w:r>
    </w:p>
    <w:p w14:paraId="1B842512" w14:textId="1509533F" w:rsidR="003A047E" w:rsidRDefault="0004067A" w:rsidP="00881EE1">
      <w:pPr>
        <w:tabs>
          <w:tab w:val="left" w:pos="3036"/>
          <w:tab w:val="left" w:pos="4740"/>
        </w:tabs>
        <w:rPr>
          <w:rFonts w:ascii="Arial" w:hAnsi="Arial" w:cs="Arial"/>
          <w:b w:val="0"/>
          <w:bCs/>
          <w:sz w:val="24"/>
          <w:szCs w:val="24"/>
        </w:rPr>
      </w:pPr>
      <w:r w:rsidRPr="0004067A">
        <w:rPr>
          <w:rFonts w:ascii="Arial" w:hAnsi="Arial" w:cs="Arial"/>
          <w:b w:val="0"/>
          <w:bCs/>
          <w:noProof/>
          <w:sz w:val="24"/>
          <w:szCs w:val="24"/>
        </w:rPr>
        <w:drawing>
          <wp:inline distT="0" distB="0" distL="0" distR="0" wp14:anchorId="21CB5EEC" wp14:editId="12053EB5">
            <wp:extent cx="2385267" cy="952583"/>
            <wp:effectExtent l="0" t="0" r="0" b="0"/>
            <wp:docPr id="98" name="Picture 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able&#10;&#10;Description automatically generated"/>
                    <pic:cNvPicPr/>
                  </pic:nvPicPr>
                  <pic:blipFill>
                    <a:blip r:embed="rId49"/>
                    <a:stretch>
                      <a:fillRect/>
                    </a:stretch>
                  </pic:blipFill>
                  <pic:spPr>
                    <a:xfrm>
                      <a:off x="0" y="0"/>
                      <a:ext cx="2385267" cy="952583"/>
                    </a:xfrm>
                    <a:prstGeom prst="rect">
                      <a:avLst/>
                    </a:prstGeom>
                  </pic:spPr>
                </pic:pic>
              </a:graphicData>
            </a:graphic>
          </wp:inline>
        </w:drawing>
      </w:r>
    </w:p>
    <w:p w14:paraId="0150DE4C" w14:textId="166CB957" w:rsidR="003A047E" w:rsidRDefault="003A047E" w:rsidP="00881EE1">
      <w:pPr>
        <w:tabs>
          <w:tab w:val="left" w:pos="3036"/>
          <w:tab w:val="left" w:pos="4740"/>
        </w:tabs>
        <w:rPr>
          <w:rFonts w:ascii="Arial" w:hAnsi="Arial" w:cs="Arial"/>
          <w:b w:val="0"/>
          <w:bCs/>
          <w:sz w:val="24"/>
          <w:szCs w:val="24"/>
        </w:rPr>
      </w:pPr>
    </w:p>
    <w:p w14:paraId="640F0D21" w14:textId="3859EE31" w:rsidR="003A047E" w:rsidRDefault="004110B5" w:rsidP="00881EE1">
      <w:pPr>
        <w:tabs>
          <w:tab w:val="left" w:pos="3036"/>
          <w:tab w:val="left" w:pos="4740"/>
        </w:tabs>
        <w:rPr>
          <w:rFonts w:ascii="Arial" w:hAnsi="Arial" w:cs="Arial"/>
          <w:b w:val="0"/>
          <w:bCs/>
          <w:sz w:val="24"/>
          <w:szCs w:val="24"/>
        </w:rPr>
      </w:pPr>
      <w:r>
        <w:rPr>
          <w:rFonts w:ascii="Arial" w:hAnsi="Arial" w:cs="Arial"/>
          <w:b w:val="0"/>
          <w:bCs/>
          <w:sz w:val="24"/>
          <w:szCs w:val="24"/>
        </w:rPr>
        <w:t xml:space="preserve">Now, in the </w:t>
      </w:r>
      <w:proofErr w:type="gramStart"/>
      <w:r>
        <w:rPr>
          <w:rFonts w:ascii="Arial" w:hAnsi="Arial" w:cs="Arial"/>
          <w:b w:val="0"/>
          <w:bCs/>
          <w:sz w:val="24"/>
          <w:szCs w:val="24"/>
        </w:rPr>
        <w:t>Front End</w:t>
      </w:r>
      <w:proofErr w:type="gramEnd"/>
      <w:r>
        <w:rPr>
          <w:rFonts w:ascii="Arial" w:hAnsi="Arial" w:cs="Arial"/>
          <w:b w:val="0"/>
          <w:bCs/>
          <w:sz w:val="24"/>
          <w:szCs w:val="24"/>
        </w:rPr>
        <w:t xml:space="preserve"> worksheet enter a letter and </w:t>
      </w:r>
      <w:r w:rsidR="009E16C7">
        <w:rPr>
          <w:rFonts w:ascii="Arial" w:hAnsi="Arial" w:cs="Arial"/>
          <w:b w:val="0"/>
          <w:bCs/>
          <w:sz w:val="24"/>
          <w:szCs w:val="24"/>
        </w:rPr>
        <w:t xml:space="preserve">see a dynamic range of names on a drop-down list to choose from. </w:t>
      </w:r>
    </w:p>
    <w:p w14:paraId="77F9AF13" w14:textId="7518F560" w:rsidR="003A047E" w:rsidRDefault="00CA7FDB" w:rsidP="00881EE1">
      <w:pPr>
        <w:tabs>
          <w:tab w:val="left" w:pos="3036"/>
          <w:tab w:val="left" w:pos="4740"/>
        </w:tabs>
        <w:rPr>
          <w:rFonts w:ascii="Arial" w:hAnsi="Arial" w:cs="Arial"/>
          <w:b w:val="0"/>
          <w:bCs/>
          <w:sz w:val="24"/>
          <w:szCs w:val="24"/>
        </w:rPr>
      </w:pPr>
      <w:r>
        <w:rPr>
          <w:rFonts w:ascii="Arial" w:hAnsi="Arial" w:cs="Arial"/>
          <w:b w:val="0"/>
          <w:bCs/>
          <w:noProof/>
          <w:sz w:val="24"/>
          <w:szCs w:val="24"/>
        </w:rPr>
        <w:lastRenderedPageBreak/>
        <mc:AlternateContent>
          <mc:Choice Requires="wpi">
            <w:drawing>
              <wp:anchor distT="0" distB="0" distL="114300" distR="114300" simplePos="0" relativeHeight="251742720" behindDoc="0" locked="0" layoutInCell="1" allowOverlap="1" wp14:anchorId="036A5F57" wp14:editId="3B0883F7">
                <wp:simplePos x="0" y="0"/>
                <wp:positionH relativeFrom="column">
                  <wp:posOffset>5678858</wp:posOffset>
                </wp:positionH>
                <wp:positionV relativeFrom="paragraph">
                  <wp:posOffset>286515</wp:posOffset>
                </wp:positionV>
                <wp:extent cx="509400" cy="20160"/>
                <wp:effectExtent l="57150" t="38100" r="43180" b="56515"/>
                <wp:wrapNone/>
                <wp:docPr id="94" name="Ink 94"/>
                <wp:cNvGraphicFramePr/>
                <a:graphic xmlns:a="http://schemas.openxmlformats.org/drawingml/2006/main">
                  <a:graphicData uri="http://schemas.microsoft.com/office/word/2010/wordprocessingInk">
                    <w14:contentPart bwMode="auto" r:id="rId50">
                      <w14:nvContentPartPr>
                        <w14:cNvContentPartPr/>
                      </w14:nvContentPartPr>
                      <w14:xfrm>
                        <a:off x="0" y="0"/>
                        <a:ext cx="509400" cy="20160"/>
                      </w14:xfrm>
                    </w14:contentPart>
                  </a:graphicData>
                </a:graphic>
              </wp:anchor>
            </w:drawing>
          </mc:Choice>
          <mc:Fallback>
            <w:pict>
              <v:shape w14:anchorId="16640A63" id="Ink 94" o:spid="_x0000_s1026" type="#_x0000_t75" style="position:absolute;margin-left:446.45pt;margin-top:21.9pt;width:41.5pt;height:3pt;z-index:25174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">
                <v:imagedata r:id="rId51" o:title=""/>
              </v:shape>
            </w:pict>
          </mc:Fallback>
        </mc:AlternateContent>
      </w:r>
      <w:r w:rsidR="00132925">
        <w:rPr>
          <w:rFonts w:ascii="Arial" w:hAnsi="Arial" w:cs="Arial"/>
          <w:b w:val="0"/>
          <w:bCs/>
          <w:noProof/>
          <w:sz w:val="24"/>
          <w:szCs w:val="24"/>
        </w:rPr>
        <mc:AlternateContent>
          <mc:Choice Requires="wpi">
            <w:drawing>
              <wp:anchor distT="0" distB="0" distL="114300" distR="114300" simplePos="0" relativeHeight="251746816" behindDoc="0" locked="0" layoutInCell="1" allowOverlap="1" wp14:anchorId="64547397" wp14:editId="22EACAF7">
                <wp:simplePos x="0" y="0"/>
                <wp:positionH relativeFrom="column">
                  <wp:posOffset>1524635</wp:posOffset>
                </wp:positionH>
                <wp:positionV relativeFrom="paragraph">
                  <wp:posOffset>547470</wp:posOffset>
                </wp:positionV>
                <wp:extent cx="165600" cy="161280"/>
                <wp:effectExtent l="57150" t="57150" r="44450" b="48895"/>
                <wp:wrapNone/>
                <wp:docPr id="92" name="Ink 92"/>
                <wp:cNvGraphicFramePr/>
                <a:graphic xmlns:a="http://schemas.openxmlformats.org/drawingml/2006/main">
                  <a:graphicData uri="http://schemas.microsoft.com/office/word/2010/wordprocessingInk">
                    <w14:contentPart bwMode="auto" r:id="rId52">
                      <w14:nvContentPartPr>
                        <w14:cNvContentPartPr/>
                      </w14:nvContentPartPr>
                      <w14:xfrm>
                        <a:off x="0" y="0"/>
                        <a:ext cx="165600" cy="161280"/>
                      </w14:xfrm>
                    </w14:contentPart>
                  </a:graphicData>
                </a:graphic>
              </wp:anchor>
            </w:drawing>
          </mc:Choice>
          <mc:Fallback>
            <w:pict>
              <v:shape w14:anchorId="0E24D954" id="Ink 92" o:spid="_x0000_s1026" type="#_x0000_t75" style="position:absolute;margin-left:119.35pt;margin-top:42.4pt;width:14.45pt;height:14.15pt;z-index:25174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">
                <v:imagedata r:id="rId53" o:title=""/>
              </v:shape>
            </w:pict>
          </mc:Fallback>
        </mc:AlternateContent>
      </w:r>
      <w:r w:rsidR="00132925" w:rsidRPr="004E29C6">
        <w:rPr>
          <w:rFonts w:ascii="Arial" w:hAnsi="Arial" w:cs="Arial"/>
          <w:b w:val="0"/>
          <w:bCs/>
          <w:noProof/>
          <w:sz w:val="24"/>
          <w:szCs w:val="24"/>
        </w:rPr>
        <w:drawing>
          <wp:inline distT="0" distB="0" distL="0" distR="0" wp14:anchorId="2C4F398A" wp14:editId="7C952133">
            <wp:extent cx="6296543" cy="1058693"/>
            <wp:effectExtent l="0" t="0" r="0" b="8255"/>
            <wp:docPr id="82" name="Picture 8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10;&#10;Description automatically generated"/>
                    <pic:cNvPicPr/>
                  </pic:nvPicPr>
                  <pic:blipFill>
                    <a:blip r:embed="rId54"/>
                    <a:stretch>
                      <a:fillRect/>
                    </a:stretch>
                  </pic:blipFill>
                  <pic:spPr>
                    <a:xfrm>
                      <a:off x="0" y="0"/>
                      <a:ext cx="6388010" cy="1074072"/>
                    </a:xfrm>
                    <a:prstGeom prst="rect">
                      <a:avLst/>
                    </a:prstGeom>
                  </pic:spPr>
                </pic:pic>
              </a:graphicData>
            </a:graphic>
          </wp:inline>
        </w:drawing>
      </w:r>
    </w:p>
    <w:p w14:paraId="110A2DC3" w14:textId="77777777" w:rsidR="00132925" w:rsidRDefault="00132925" w:rsidP="00132925">
      <w:pPr>
        <w:rPr>
          <w:rFonts w:ascii="Arial" w:hAnsi="Arial" w:cs="Arial"/>
          <w:b w:val="0"/>
          <w:bCs/>
          <w:sz w:val="24"/>
          <w:szCs w:val="24"/>
        </w:rPr>
      </w:pPr>
      <w:r>
        <w:rPr>
          <w:rFonts w:ascii="Arial" w:hAnsi="Arial" w:cs="Arial"/>
          <w:b w:val="0"/>
          <w:bCs/>
          <w:noProof/>
          <w:sz w:val="24"/>
          <w:szCs w:val="24"/>
        </w:rPr>
        <mc:AlternateContent>
          <mc:Choice Requires="wpi">
            <w:drawing>
              <wp:anchor distT="0" distB="0" distL="114300" distR="114300" simplePos="0" relativeHeight="251664398" behindDoc="0" locked="0" layoutInCell="1" allowOverlap="1" wp14:anchorId="2C71E4FE" wp14:editId="286AAA7C">
                <wp:simplePos x="0" y="0"/>
                <wp:positionH relativeFrom="column">
                  <wp:posOffset>100621</wp:posOffset>
                </wp:positionH>
                <wp:positionV relativeFrom="paragraph">
                  <wp:posOffset>25253</wp:posOffset>
                </wp:positionV>
                <wp:extent cx="360" cy="360"/>
                <wp:effectExtent l="38100" t="38100" r="57150" b="57150"/>
                <wp:wrapNone/>
                <wp:docPr id="99" name="Ink 99"/>
                <wp:cNvGraphicFramePr/>
                <a:graphic xmlns:a="http://schemas.openxmlformats.org/drawingml/2006/main">
                  <a:graphicData uri="http://schemas.microsoft.com/office/word/2010/wordprocessingInk">
                    <w14:contentPart bwMode="auto" r:id="rId55">
                      <w14:nvContentPartPr>
                        <w14:cNvContentPartPr/>
                      </w14:nvContentPartPr>
                      <w14:xfrm>
                        <a:off x="0" y="0"/>
                        <a:ext cx="360" cy="360"/>
                      </w14:xfrm>
                    </w14:contentPart>
                  </a:graphicData>
                </a:graphic>
              </wp:anchor>
            </w:drawing>
          </mc:Choice>
          <mc:Fallback>
            <w:pict>
              <v:shape w14:anchorId="3E9A9B67" id="Ink 99" o:spid="_x0000_s1026" type="#_x0000_t75" style="position:absolute;margin-left:7.2pt;margin-top:1.3pt;width:1.45pt;height:1.45pt;z-index:2516643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">
                <v:imagedata r:id="rId46" o:title=""/>
              </v:shape>
            </w:pict>
          </mc:Fallback>
        </mc:AlternateContent>
      </w:r>
      <w:r>
        <w:rPr>
          <w:rFonts w:ascii="Arial" w:hAnsi="Arial" w:cs="Arial"/>
          <w:b w:val="0"/>
          <w:bCs/>
          <w:sz w:val="16"/>
          <w:szCs w:val="16"/>
        </w:rPr>
        <w:t>As the letter J is entered into the search box, there is a number 1 indicating a match on the first letter of the text inside the cell and the name James Sullivan appears in the list column(L-column).</w:t>
      </w:r>
    </w:p>
    <w:p w14:paraId="4E8A587F" w14:textId="77777777" w:rsidR="00132925" w:rsidRDefault="00132925" w:rsidP="00132925">
      <w:pPr>
        <w:rPr>
          <w:rFonts w:ascii="Arial" w:hAnsi="Arial" w:cs="Arial"/>
          <w:b w:val="0"/>
          <w:bCs/>
          <w:sz w:val="24"/>
          <w:szCs w:val="24"/>
        </w:rPr>
      </w:pPr>
    </w:p>
    <w:p w14:paraId="0569D17F" w14:textId="34EF714B" w:rsidR="00B72ECB" w:rsidRPr="00131F12" w:rsidRDefault="00000000" w:rsidP="00881EE1">
      <w:pPr>
        <w:tabs>
          <w:tab w:val="left" w:pos="3036"/>
          <w:tab w:val="left" w:pos="4740"/>
        </w:tabs>
        <w:rPr>
          <w:rFonts w:ascii="Arial" w:hAnsi="Arial" w:cs="Arial"/>
          <w:b w:val="0"/>
          <w:bCs/>
          <w:sz w:val="24"/>
          <w:szCs w:val="24"/>
        </w:rPr>
      </w:pPr>
      <w:hyperlink r:id="rId56" w:history="1">
        <w:r w:rsidR="0012156A" w:rsidRPr="0012156A">
          <w:rPr>
            <w:rStyle w:val="Hyperlink"/>
            <w:rFonts w:ascii="Arial" w:hAnsi="Arial" w:cs="Arial"/>
            <w:b w:val="0"/>
            <w:bCs/>
            <w:sz w:val="24"/>
            <w:szCs w:val="24"/>
          </w:rPr>
          <w:t>See the List Here</w:t>
        </w:r>
      </w:hyperlink>
    </w:p>
    <w:p w14:paraId="1D473758" w14:textId="720682CA" w:rsidR="00ED5D81" w:rsidRDefault="00140569" w:rsidP="001F0AF0">
      <w:pPr>
        <w:spacing w:after="200"/>
      </w:pPr>
      <w:del w:id="9" w:author="Parisa Azimivahdat" w:date="2023-02-07T06:43:00Z">
        <w:r w:rsidRPr="00140569">
          <w:rPr>
            <w:noProof/>
          </w:rPr>
          <w:lastRenderedPageBreak/>
          <mc:AlternateContent>
            <mc:Choice Requires="wps">
              <w:drawing>
                <wp:inline distT="0" distB="0" distL="0" distR="0" wp14:anchorId="12DA76FB" wp14:editId="7A22DCDB">
                  <wp:extent cx="6391701" cy="8372820"/>
                  <wp:effectExtent l="0" t="0" r="0" b="0"/>
                  <wp:docPr id="41" name="Text Box 41"/>
                  <wp:cNvGraphicFramePr/>
                  <a:graphic xmlns:a="http://schemas.openxmlformats.org/drawingml/2006/main">
                    <a:graphicData uri="http://schemas.microsoft.com/office/word/2010/wordprocessingShape">
                      <wps:wsp>
                        <wps:cNvSpPr txBox="1"/>
                        <wps:spPr>
                          <a:xfrm>
                            <a:off x="0" y="0"/>
                            <a:ext cx="6391701" cy="8372820"/>
                          </a:xfrm>
                          <a:prstGeom prst="rect">
                            <a:avLst/>
                          </a:prstGeom>
                          <a:noFill/>
                          <a:ln w="6350">
                            <a:noFill/>
                          </a:ln>
                        </wps:spPr>
                        <wps:txbx>
                          <w:txbxContent>
                            <w:p w14:paraId="784395A6" w14:textId="75933B71" w:rsidR="007701BB" w:rsidRPr="00C6005A" w:rsidRDefault="007701BB" w:rsidP="007701BB">
                              <w:pPr>
                                <w:pStyle w:val="Heading2"/>
                                <w:rPr>
                                  <w:color w:val="auto"/>
                                </w:rPr>
                              </w:pPr>
                              <w:r w:rsidRPr="00C6005A">
                                <w:rPr>
                                  <w:color w:val="auto"/>
                                </w:rPr>
                                <w:t xml:space="preserve">CHAPTER </w:t>
                              </w:r>
                              <w:r>
                                <w:rPr>
                                  <w:color w:val="auto"/>
                                </w:rPr>
                                <w:t>4</w:t>
                              </w:r>
                            </w:p>
                            <w:p w14:paraId="0AC30FD8" w14:textId="77777777" w:rsidR="007701BB" w:rsidRDefault="007701BB" w:rsidP="00C71001">
                              <w:pPr>
                                <w:rPr>
                                  <w:rFonts w:ascii="Arial" w:hAnsi="Arial" w:cs="Arial"/>
                                  <w:noProof/>
                                  <w:color w:val="0065BA" w:themeColor="accent1" w:themeShade="BF"/>
                                  <w:szCs w:val="28"/>
                                </w:rPr>
                              </w:pPr>
                            </w:p>
                            <w:p w14:paraId="6A5DB7C2" w14:textId="466423ED" w:rsidR="00C71001" w:rsidRDefault="00AB2D62" w:rsidP="00C71001">
                              <w:pPr>
                                <w:rPr>
                                  <w:rFonts w:ascii="Arial" w:hAnsi="Arial" w:cs="Arial"/>
                                  <w:noProof/>
                                  <w:color w:val="0065BA" w:themeColor="accent1" w:themeShade="BF"/>
                                  <w:szCs w:val="28"/>
                                </w:rPr>
                              </w:pPr>
                              <w:r>
                                <w:rPr>
                                  <w:rFonts w:ascii="Arial" w:hAnsi="Arial" w:cs="Arial"/>
                                  <w:noProof/>
                                  <w:color w:val="0065BA" w:themeColor="accent1" w:themeShade="BF"/>
                                  <w:szCs w:val="28"/>
                                </w:rPr>
                                <w:t>Power Query</w:t>
                              </w:r>
                            </w:p>
                            <w:p w14:paraId="1F808BD7" w14:textId="77777777" w:rsidR="0016700D" w:rsidRPr="007B3114" w:rsidRDefault="0016700D" w:rsidP="00C71001"/>
                            <w:p w14:paraId="504B4CEA" w14:textId="0B720CAE" w:rsidR="00140569" w:rsidRDefault="007701BB" w:rsidP="004F4CA6">
                              <w:pPr>
                                <w:pStyle w:val="Heading2"/>
                                <w:rPr>
                                  <w:rFonts w:ascii="Arial" w:hAnsi="Arial" w:cs="Arial"/>
                                  <w:b w:val="0"/>
                                  <w:bCs/>
                                  <w:noProof/>
                                  <w:color w:val="auto"/>
                                  <w:sz w:val="24"/>
                                  <w:szCs w:val="24"/>
                                </w:rPr>
                              </w:pPr>
                              <w:r>
                                <w:rPr>
                                  <w:rFonts w:ascii="Arial" w:hAnsi="Arial" w:cs="Arial"/>
                                  <w:b w:val="0"/>
                                  <w:bCs/>
                                  <w:noProof/>
                                  <w:color w:val="auto"/>
                                  <w:sz w:val="24"/>
                                  <w:szCs w:val="24"/>
                                </w:rPr>
                                <w:t>T</w:t>
                              </w:r>
                              <w:r w:rsidR="00AB2D62">
                                <w:rPr>
                                  <w:rFonts w:ascii="Arial" w:hAnsi="Arial" w:cs="Arial"/>
                                  <w:b w:val="0"/>
                                  <w:bCs/>
                                  <w:noProof/>
                                  <w:color w:val="auto"/>
                                  <w:sz w:val="24"/>
                                  <w:szCs w:val="24"/>
                                </w:rPr>
                                <w:t xml:space="preserve">urning </w:t>
                              </w:r>
                              <w:r w:rsidR="00185DFC">
                                <w:rPr>
                                  <w:rFonts w:ascii="Arial" w:hAnsi="Arial" w:cs="Arial"/>
                                  <w:b w:val="0"/>
                                  <w:bCs/>
                                  <w:noProof/>
                                  <w:color w:val="auto"/>
                                  <w:sz w:val="24"/>
                                  <w:szCs w:val="24"/>
                                </w:rPr>
                                <w:t>a table to a chart</w:t>
                              </w:r>
                              <w:r w:rsidR="005F5A03">
                                <w:rPr>
                                  <w:rFonts w:ascii="Arial" w:hAnsi="Arial" w:cs="Arial"/>
                                  <w:b w:val="0"/>
                                  <w:bCs/>
                                  <w:noProof/>
                                  <w:color w:val="auto"/>
                                  <w:sz w:val="24"/>
                                  <w:szCs w:val="24"/>
                                </w:rPr>
                                <w:t xml:space="preserve">, we </w:t>
                              </w:r>
                              <w:r w:rsidR="0004780B">
                                <w:rPr>
                                  <w:rFonts w:ascii="Arial" w:hAnsi="Arial" w:cs="Arial"/>
                                  <w:b w:val="0"/>
                                  <w:bCs/>
                                  <w:noProof/>
                                  <w:color w:val="auto"/>
                                  <w:sz w:val="24"/>
                                  <w:szCs w:val="24"/>
                                </w:rPr>
                                <w:t xml:space="preserve">load and transform the data into excel. The data is then put in a stylised table and then pivoted into a pivot table.The pivot table is then </w:t>
                              </w:r>
                              <w:r w:rsidR="00487F11">
                                <w:rPr>
                                  <w:rFonts w:ascii="Arial" w:hAnsi="Arial" w:cs="Arial"/>
                                  <w:b w:val="0"/>
                                  <w:bCs/>
                                  <w:noProof/>
                                  <w:color w:val="auto"/>
                                  <w:sz w:val="24"/>
                                  <w:szCs w:val="24"/>
                                </w:rPr>
                                <w:t>put into a column chart and renamed.</w:t>
                              </w:r>
                            </w:p>
                            <w:p w14:paraId="7C6B4033" w14:textId="371515E3" w:rsidR="00ED3C8A" w:rsidRPr="005F5A03" w:rsidRDefault="00ED3C8A" w:rsidP="00ED3C8A">
                              <w:pPr>
                                <w:rPr>
                                  <w:rFonts w:ascii="Arial" w:hAnsi="Arial" w:cs="Arial"/>
                                  <w:sz w:val="24"/>
                                  <w:szCs w:val="24"/>
                                </w:rPr>
                              </w:pPr>
                              <w:r w:rsidRPr="005F5A03">
                                <w:rPr>
                                  <w:rFonts w:ascii="Arial" w:hAnsi="Arial" w:cs="Arial"/>
                                  <w:sz w:val="24"/>
                                  <w:szCs w:val="24"/>
                                </w:rPr>
                                <w:t>STEP 1</w:t>
                              </w:r>
                            </w:p>
                            <w:p w14:paraId="57CBF236" w14:textId="64695A69" w:rsidR="00C63253" w:rsidRPr="00480BCD" w:rsidRDefault="003D1BE4" w:rsidP="00C63253">
                              <w:pPr>
                                <w:rPr>
                                  <w:noProof/>
                                </w:rPr>
                              </w:pPr>
                              <w:r w:rsidRPr="00480BCD">
                                <w:rPr>
                                  <w:rFonts w:ascii="Arial" w:hAnsi="Arial" w:cs="Arial"/>
                                  <w:b w:val="0"/>
                                  <w:bCs/>
                                  <w:sz w:val="24"/>
                                  <w:szCs w:val="24"/>
                                </w:rPr>
                                <w:t xml:space="preserve">The data is imported </w:t>
                              </w:r>
                              <w:r w:rsidR="00D72935">
                                <w:rPr>
                                  <w:rFonts w:ascii="Arial" w:hAnsi="Arial" w:cs="Arial"/>
                                  <w:b w:val="0"/>
                                  <w:bCs/>
                                  <w:sz w:val="24"/>
                                  <w:szCs w:val="24"/>
                                </w:rPr>
                                <w:t xml:space="preserve">as a worksheet </w:t>
                              </w:r>
                              <w:r w:rsidR="00ED3C8A">
                                <w:rPr>
                                  <w:rFonts w:ascii="Arial" w:hAnsi="Arial" w:cs="Arial"/>
                                  <w:b w:val="0"/>
                                  <w:bCs/>
                                  <w:sz w:val="24"/>
                                  <w:szCs w:val="24"/>
                                </w:rPr>
                                <w:t>in excel by following the instruction in the caption.</w:t>
                              </w:r>
                              <w:r w:rsidR="007A3D30" w:rsidRPr="00480BCD">
                                <w:rPr>
                                  <w:noProof/>
                                </w:rPr>
                                <w:t xml:space="preserve"> </w:t>
                              </w:r>
                            </w:p>
                            <w:p w14:paraId="64762440" w14:textId="3A3A61F5" w:rsidR="007A3D30" w:rsidRDefault="007A3D30" w:rsidP="00C63253">
                              <w:r>
                                <w:rPr>
                                  <w:noProof/>
                                </w:rPr>
                                <w:drawing>
                                  <wp:inline distT="0" distB="0" distL="0" distR="0" wp14:anchorId="6CCCD1D0" wp14:editId="65CE5049">
                                    <wp:extent cx="4949782" cy="1792766"/>
                                    <wp:effectExtent l="0" t="0" r="381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57"/>
                                            <a:stretch>
                                              <a:fillRect/>
                                            </a:stretch>
                                          </pic:blipFill>
                                          <pic:spPr>
                                            <a:xfrm>
                                              <a:off x="0" y="0"/>
                                              <a:ext cx="4959619" cy="1796329"/>
                                            </a:xfrm>
                                            <a:prstGeom prst="rect">
                                              <a:avLst/>
                                            </a:prstGeom>
                                          </pic:spPr>
                                        </pic:pic>
                                      </a:graphicData>
                                    </a:graphic>
                                  </wp:inline>
                                </w:drawing>
                              </w:r>
                            </w:p>
                            <w:p w14:paraId="3CE90E4E" w14:textId="692C5C12" w:rsidR="007A3D30" w:rsidRDefault="007A3D30" w:rsidP="00C63253">
                              <w:pPr>
                                <w:rPr>
                                  <w:rFonts w:ascii="Arial" w:hAnsi="Arial" w:cs="Arial"/>
                                  <w:b w:val="0"/>
                                  <w:bCs/>
                                </w:rPr>
                              </w:pPr>
                              <w:r w:rsidRPr="00480BCD">
                                <w:rPr>
                                  <w:rFonts w:ascii="Arial" w:hAnsi="Arial" w:cs="Arial"/>
                                  <w:b w:val="0"/>
                                  <w:bCs/>
                                </w:rPr>
                                <w:t>Click on Get Data</w:t>
                              </w:r>
                              <w:r w:rsidR="001A17C0" w:rsidRPr="00480BCD">
                                <w:rPr>
                                  <w:rFonts w:ascii="Arial" w:hAnsi="Arial" w:cs="Arial"/>
                                  <w:b w:val="0"/>
                                  <w:bCs/>
                                </w:rPr>
                                <w:t xml:space="preserve">, From File, From Excel Workbook and </w:t>
                              </w:r>
                              <w:r w:rsidR="00480BCD" w:rsidRPr="00480BCD">
                                <w:rPr>
                                  <w:rFonts w:ascii="Arial" w:hAnsi="Arial" w:cs="Arial"/>
                                  <w:b w:val="0"/>
                                  <w:bCs/>
                                </w:rPr>
                                <w:t>select your data and click Import.</w:t>
                              </w:r>
                            </w:p>
                            <w:p w14:paraId="65D512AD" w14:textId="77777777" w:rsidR="002161CD" w:rsidRPr="00480BCD" w:rsidRDefault="002161CD" w:rsidP="00C63253">
                              <w:pPr>
                                <w:rPr>
                                  <w:rFonts w:ascii="Arial" w:hAnsi="Arial" w:cs="Arial"/>
                                  <w:b w:val="0"/>
                                  <w:bCs/>
                                </w:rPr>
                              </w:pPr>
                            </w:p>
                            <w:p w14:paraId="685C1797" w14:textId="4069A74D" w:rsidR="007A3D30" w:rsidRPr="005F5A03" w:rsidRDefault="00ED3C8A" w:rsidP="00C63253">
                              <w:pPr>
                                <w:rPr>
                                  <w:rFonts w:ascii="Arial" w:hAnsi="Arial" w:cs="Arial"/>
                                  <w:szCs w:val="28"/>
                                </w:rPr>
                              </w:pPr>
                              <w:r w:rsidRPr="005F5A03">
                                <w:rPr>
                                  <w:rFonts w:ascii="Arial" w:hAnsi="Arial" w:cs="Arial"/>
                                  <w:szCs w:val="28"/>
                                </w:rPr>
                                <w:t>STEP 2</w:t>
                              </w:r>
                            </w:p>
                            <w:p w14:paraId="5660A66E" w14:textId="7703A589" w:rsidR="007A3D30" w:rsidRDefault="00011499" w:rsidP="00C63253">
                              <w:r>
                                <w:rPr>
                                  <w:noProof/>
                                </w:rPr>
                                <w:drawing>
                                  <wp:inline distT="0" distB="0" distL="0" distR="0" wp14:anchorId="61F27AD8" wp14:editId="2050B047">
                                    <wp:extent cx="5416294" cy="2242766"/>
                                    <wp:effectExtent l="0" t="0" r="0" b="571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58"/>
                                            <a:stretch>
                                              <a:fillRect/>
                                            </a:stretch>
                                          </pic:blipFill>
                                          <pic:spPr>
                                            <a:xfrm>
                                              <a:off x="0" y="0"/>
                                              <a:ext cx="5467708" cy="2264056"/>
                                            </a:xfrm>
                                            <a:prstGeom prst="rect">
                                              <a:avLst/>
                                            </a:prstGeom>
                                          </pic:spPr>
                                        </pic:pic>
                                      </a:graphicData>
                                    </a:graphic>
                                  </wp:inline>
                                </w:drawing>
                              </w:r>
                            </w:p>
                            <w:p w14:paraId="08BC81A2" w14:textId="0B7A949C" w:rsidR="007A3D30" w:rsidRPr="00C942EF" w:rsidRDefault="00C942EF" w:rsidP="00C63253">
                              <w:pPr>
                                <w:rPr>
                                  <w:rFonts w:ascii="Arial" w:hAnsi="Arial" w:cs="Arial"/>
                                  <w:b w:val="0"/>
                                  <w:bCs/>
                                  <w:sz w:val="24"/>
                                  <w:szCs w:val="24"/>
                                </w:rPr>
                              </w:pPr>
                              <w:r w:rsidRPr="00C942EF">
                                <w:rPr>
                                  <w:rFonts w:ascii="Arial" w:hAnsi="Arial" w:cs="Arial"/>
                                  <w:b w:val="0"/>
                                  <w:bCs/>
                                  <w:sz w:val="24"/>
                                  <w:szCs w:val="24"/>
                                </w:rPr>
                                <w:t>Select the table to be transformed and click Transform Data.</w:t>
                              </w:r>
                            </w:p>
                            <w:p w14:paraId="38F9D92C" w14:textId="640D506A" w:rsidR="007A3D30" w:rsidRPr="00C942EF" w:rsidRDefault="007A3D30" w:rsidP="00C63253">
                              <w:pPr>
                                <w:rPr>
                                  <w:rFonts w:ascii="Arial" w:hAnsi="Arial" w:cs="Arial"/>
                                  <w:b w:val="0"/>
                                  <w:bCs/>
                                  <w:sz w:val="24"/>
                                  <w:szCs w:val="24"/>
                                </w:rPr>
                              </w:pPr>
                            </w:p>
                            <w:p w14:paraId="6DD2CDC5" w14:textId="77777777" w:rsidR="007A3D30" w:rsidRPr="00C63253" w:rsidRDefault="007A3D30" w:rsidP="00C63253"/>
                            <w:p w14:paraId="6EDB056F" w14:textId="36E3F16E" w:rsidR="00185DFC" w:rsidRPr="00185DFC" w:rsidRDefault="00185DFC" w:rsidP="00185DFC"/>
                            <w:p w14:paraId="5EC5FC09" w14:textId="4C03195E" w:rsidR="00732F7D" w:rsidRPr="001D1284" w:rsidRDefault="00732F7D" w:rsidP="001D1284"/>
                            <w:p w14:paraId="4638FF12" w14:textId="685B734F" w:rsidR="006B1A22" w:rsidRDefault="006B1A22" w:rsidP="006B1A22">
                              <w:pPr>
                                <w:pStyle w:val="Heading2"/>
                                <w:rPr>
                                  <w:rFonts w:ascii="Arial" w:hAnsi="Arial" w:cs="Arial"/>
                                  <w:noProof/>
                                  <w:color w:val="0065BA" w:themeColor="accent1" w:themeShade="BF"/>
                                  <w:sz w:val="28"/>
                                  <w:szCs w:val="28"/>
                                </w:rPr>
                              </w:pPr>
                              <w:r>
                                <w:rPr>
                                  <w:rFonts w:ascii="Arial" w:hAnsi="Arial" w:cs="Arial"/>
                                  <w:noProof/>
                                  <w:color w:val="0065BA" w:themeColor="accent1" w:themeShade="BF"/>
                                  <w:sz w:val="28"/>
                                  <w:szCs w:val="28"/>
                                </w:rPr>
                                <w:t xml:space="preserve">Dashboards </w:t>
                              </w:r>
                            </w:p>
                            <w:p w14:paraId="0066F8C2" w14:textId="2ED94B72" w:rsidR="004F4CA6" w:rsidRDefault="00837D3D" w:rsidP="004F4CA6">
                              <w:r>
                                <w:t xml:space="preserve">The same </w:t>
                              </w:r>
                              <w:r w:rsidR="00925AEA">
                                <w:t>DATA</w:t>
                              </w:r>
                            </w:p>
                            <w:p w14:paraId="1FAFFE34" w14:textId="6E6753A1" w:rsidR="00BE4A3A" w:rsidRDefault="00837D3D" w:rsidP="004F4CA6">
                              <w:r>
                                <w:t>In Power BI</w:t>
                              </w:r>
                            </w:p>
                            <w:p w14:paraId="65F8EB3B" w14:textId="3C857CBD" w:rsidR="00837D3D" w:rsidRDefault="00837D3D" w:rsidP="004F4CA6">
                              <w:r>
                                <w:t>In Tableau</w:t>
                              </w:r>
                            </w:p>
                            <w:p w14:paraId="680F2D8F" w14:textId="7CDC00EE" w:rsidR="00837D3D" w:rsidRDefault="00DE7FBB" w:rsidP="004F4CA6">
                              <w:r>
                                <w:t>4 pages</w:t>
                              </w:r>
                            </w:p>
                            <w:p w14:paraId="09D60557" w14:textId="7297987E" w:rsidR="00837D3D" w:rsidRDefault="00837D3D" w:rsidP="004F4CA6"/>
                            <w:p w14:paraId="3CC21B53" w14:textId="77777777" w:rsidR="00837D3D" w:rsidRPr="004F4CA6" w:rsidRDefault="00837D3D" w:rsidP="004F4CA6"/>
                            <w:p w14:paraId="73D28C9D" w14:textId="77777777" w:rsidR="00140569" w:rsidRDefault="00140569" w:rsidP="00140569">
                              <w:pPr>
                                <w:pStyle w:val="Content"/>
                              </w:pPr>
                            </w:p>
                            <w:p w14:paraId="6F695A8B" w14:textId="77777777" w:rsidR="00140569" w:rsidRDefault="00140569" w:rsidP="00140569">
                              <w:pPr>
                                <w:pStyle w:val="Content"/>
                              </w:pP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12DA76FB" id="Text Box 41" o:spid="_x0000_s1043" type="#_x0000_t202" style="width:503.3pt;height:65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" filled="f" stroked="f" strokeweight=".5pt">
                  <v:textbox inset=",14.4pt">
                    <w:txbxContent>
                      <w:p w14:paraId="784395A6" w14:textId="75933B71" w:rsidR="007701BB" w:rsidRPr="00C6005A" w:rsidRDefault="007701BB" w:rsidP="007701BB">
                        <w:pPr>
                          <w:pStyle w:val="Heading2"/>
                          <w:rPr>
                            <w:color w:val="auto"/>
                          </w:rPr>
                        </w:pPr>
                        <w:r w:rsidRPr="00C6005A">
                          <w:rPr>
                            <w:color w:val="auto"/>
                          </w:rPr>
                          <w:t xml:space="preserve">CHAPTER </w:t>
                        </w:r>
                        <w:r>
                          <w:rPr>
                            <w:color w:val="auto"/>
                          </w:rPr>
                          <w:t>4</w:t>
                        </w:r>
                      </w:p>
                      <w:p w14:paraId="0AC30FD8" w14:textId="77777777" w:rsidR="007701BB" w:rsidRDefault="007701BB" w:rsidP="00C71001">
                        <w:pPr>
                          <w:rPr>
                            <w:rFonts w:ascii="Arial" w:hAnsi="Arial" w:cs="Arial"/>
                            <w:noProof/>
                            <w:color w:val="0065BA" w:themeColor="accent1" w:themeShade="BF"/>
                            <w:szCs w:val="28"/>
                          </w:rPr>
                        </w:pPr>
                      </w:p>
                      <w:p w14:paraId="6A5DB7C2" w14:textId="466423ED" w:rsidR="00C71001" w:rsidRDefault="00AB2D62" w:rsidP="00C71001">
                        <w:pPr>
                          <w:rPr>
                            <w:rFonts w:ascii="Arial" w:hAnsi="Arial" w:cs="Arial"/>
                            <w:noProof/>
                            <w:color w:val="0065BA" w:themeColor="accent1" w:themeShade="BF"/>
                            <w:szCs w:val="28"/>
                          </w:rPr>
                        </w:pPr>
                        <w:r>
                          <w:rPr>
                            <w:rFonts w:ascii="Arial" w:hAnsi="Arial" w:cs="Arial"/>
                            <w:noProof/>
                            <w:color w:val="0065BA" w:themeColor="accent1" w:themeShade="BF"/>
                            <w:szCs w:val="28"/>
                          </w:rPr>
                          <w:t>Power Query</w:t>
                        </w:r>
                      </w:p>
                      <w:p w14:paraId="1F808BD7" w14:textId="77777777" w:rsidR="0016700D" w:rsidRPr="007B3114" w:rsidRDefault="0016700D" w:rsidP="00C71001"/>
                      <w:p w14:paraId="504B4CEA" w14:textId="0B720CAE" w:rsidR="00140569" w:rsidRDefault="007701BB" w:rsidP="004F4CA6">
                        <w:pPr>
                          <w:pStyle w:val="Heading2"/>
                          <w:rPr>
                            <w:rFonts w:ascii="Arial" w:hAnsi="Arial" w:cs="Arial"/>
                            <w:b w:val="0"/>
                            <w:bCs/>
                            <w:noProof/>
                            <w:color w:val="auto"/>
                            <w:sz w:val="24"/>
                            <w:szCs w:val="24"/>
                          </w:rPr>
                        </w:pPr>
                        <w:r>
                          <w:rPr>
                            <w:rFonts w:ascii="Arial" w:hAnsi="Arial" w:cs="Arial"/>
                            <w:b w:val="0"/>
                            <w:bCs/>
                            <w:noProof/>
                            <w:color w:val="auto"/>
                            <w:sz w:val="24"/>
                            <w:szCs w:val="24"/>
                          </w:rPr>
                          <w:t>T</w:t>
                        </w:r>
                        <w:r w:rsidR="00AB2D62">
                          <w:rPr>
                            <w:rFonts w:ascii="Arial" w:hAnsi="Arial" w:cs="Arial"/>
                            <w:b w:val="0"/>
                            <w:bCs/>
                            <w:noProof/>
                            <w:color w:val="auto"/>
                            <w:sz w:val="24"/>
                            <w:szCs w:val="24"/>
                          </w:rPr>
                          <w:t xml:space="preserve">urning </w:t>
                        </w:r>
                        <w:r w:rsidR="00185DFC">
                          <w:rPr>
                            <w:rFonts w:ascii="Arial" w:hAnsi="Arial" w:cs="Arial"/>
                            <w:b w:val="0"/>
                            <w:bCs/>
                            <w:noProof/>
                            <w:color w:val="auto"/>
                            <w:sz w:val="24"/>
                            <w:szCs w:val="24"/>
                          </w:rPr>
                          <w:t>a table to a chart</w:t>
                        </w:r>
                        <w:r w:rsidR="005F5A03">
                          <w:rPr>
                            <w:rFonts w:ascii="Arial" w:hAnsi="Arial" w:cs="Arial"/>
                            <w:b w:val="0"/>
                            <w:bCs/>
                            <w:noProof/>
                            <w:color w:val="auto"/>
                            <w:sz w:val="24"/>
                            <w:szCs w:val="24"/>
                          </w:rPr>
                          <w:t xml:space="preserve">, we </w:t>
                        </w:r>
                        <w:r w:rsidR="0004780B">
                          <w:rPr>
                            <w:rFonts w:ascii="Arial" w:hAnsi="Arial" w:cs="Arial"/>
                            <w:b w:val="0"/>
                            <w:bCs/>
                            <w:noProof/>
                            <w:color w:val="auto"/>
                            <w:sz w:val="24"/>
                            <w:szCs w:val="24"/>
                          </w:rPr>
                          <w:t xml:space="preserve">load and transform the data into excel. The data is then put in a stylised table and then pivoted into a pivot table.The pivot table is then </w:t>
                        </w:r>
                        <w:r w:rsidR="00487F11">
                          <w:rPr>
                            <w:rFonts w:ascii="Arial" w:hAnsi="Arial" w:cs="Arial"/>
                            <w:b w:val="0"/>
                            <w:bCs/>
                            <w:noProof/>
                            <w:color w:val="auto"/>
                            <w:sz w:val="24"/>
                            <w:szCs w:val="24"/>
                          </w:rPr>
                          <w:t>put into a column chart and renamed.</w:t>
                        </w:r>
                      </w:p>
                      <w:p w14:paraId="7C6B4033" w14:textId="371515E3" w:rsidR="00ED3C8A" w:rsidRPr="005F5A03" w:rsidRDefault="00ED3C8A" w:rsidP="00ED3C8A">
                        <w:pPr>
                          <w:rPr>
                            <w:rFonts w:ascii="Arial" w:hAnsi="Arial" w:cs="Arial"/>
                            <w:sz w:val="24"/>
                            <w:szCs w:val="24"/>
                          </w:rPr>
                        </w:pPr>
                        <w:r w:rsidRPr="005F5A03">
                          <w:rPr>
                            <w:rFonts w:ascii="Arial" w:hAnsi="Arial" w:cs="Arial"/>
                            <w:sz w:val="24"/>
                            <w:szCs w:val="24"/>
                          </w:rPr>
                          <w:t>STEP 1</w:t>
                        </w:r>
                      </w:p>
                      <w:p w14:paraId="57CBF236" w14:textId="64695A69" w:rsidR="00C63253" w:rsidRPr="00480BCD" w:rsidRDefault="003D1BE4" w:rsidP="00C63253">
                        <w:pPr>
                          <w:rPr>
                            <w:noProof/>
                          </w:rPr>
                        </w:pPr>
                        <w:r w:rsidRPr="00480BCD">
                          <w:rPr>
                            <w:rFonts w:ascii="Arial" w:hAnsi="Arial" w:cs="Arial"/>
                            <w:b w:val="0"/>
                            <w:bCs/>
                            <w:sz w:val="24"/>
                            <w:szCs w:val="24"/>
                          </w:rPr>
                          <w:t xml:space="preserve">The data is imported </w:t>
                        </w:r>
                        <w:r w:rsidR="00D72935">
                          <w:rPr>
                            <w:rFonts w:ascii="Arial" w:hAnsi="Arial" w:cs="Arial"/>
                            <w:b w:val="0"/>
                            <w:bCs/>
                            <w:sz w:val="24"/>
                            <w:szCs w:val="24"/>
                          </w:rPr>
                          <w:t xml:space="preserve">as a worksheet </w:t>
                        </w:r>
                        <w:r w:rsidR="00ED3C8A">
                          <w:rPr>
                            <w:rFonts w:ascii="Arial" w:hAnsi="Arial" w:cs="Arial"/>
                            <w:b w:val="0"/>
                            <w:bCs/>
                            <w:sz w:val="24"/>
                            <w:szCs w:val="24"/>
                          </w:rPr>
                          <w:t>in excel by following the instruction in the caption.</w:t>
                        </w:r>
                        <w:r w:rsidR="007A3D30" w:rsidRPr="00480BCD">
                          <w:rPr>
                            <w:noProof/>
                          </w:rPr>
                          <w:t xml:space="preserve"> </w:t>
                        </w:r>
                      </w:p>
                      <w:p w14:paraId="64762440" w14:textId="3A3A61F5" w:rsidR="007A3D30" w:rsidRDefault="007A3D30" w:rsidP="00C63253">
                        <w:r>
                          <w:rPr>
                            <w:noProof/>
                          </w:rPr>
                          <w:drawing>
                            <wp:inline distT="0" distB="0" distL="0" distR="0" wp14:anchorId="6CCCD1D0" wp14:editId="65CE5049">
                              <wp:extent cx="4949782" cy="1792766"/>
                              <wp:effectExtent l="0" t="0" r="381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59"/>
                                      <a:stretch>
                                        <a:fillRect/>
                                      </a:stretch>
                                    </pic:blipFill>
                                    <pic:spPr>
                                      <a:xfrm>
                                        <a:off x="0" y="0"/>
                                        <a:ext cx="4959619" cy="1796329"/>
                                      </a:xfrm>
                                      <a:prstGeom prst="rect">
                                        <a:avLst/>
                                      </a:prstGeom>
                                    </pic:spPr>
                                  </pic:pic>
                                </a:graphicData>
                              </a:graphic>
                            </wp:inline>
                          </w:drawing>
                        </w:r>
                      </w:p>
                      <w:p w14:paraId="3CE90E4E" w14:textId="692C5C12" w:rsidR="007A3D30" w:rsidRDefault="007A3D30" w:rsidP="00C63253">
                        <w:pPr>
                          <w:rPr>
                            <w:rFonts w:ascii="Arial" w:hAnsi="Arial" w:cs="Arial"/>
                            <w:b w:val="0"/>
                            <w:bCs/>
                          </w:rPr>
                        </w:pPr>
                        <w:r w:rsidRPr="00480BCD">
                          <w:rPr>
                            <w:rFonts w:ascii="Arial" w:hAnsi="Arial" w:cs="Arial"/>
                            <w:b w:val="0"/>
                            <w:bCs/>
                          </w:rPr>
                          <w:t>Click on Get Data</w:t>
                        </w:r>
                        <w:r w:rsidR="001A17C0" w:rsidRPr="00480BCD">
                          <w:rPr>
                            <w:rFonts w:ascii="Arial" w:hAnsi="Arial" w:cs="Arial"/>
                            <w:b w:val="0"/>
                            <w:bCs/>
                          </w:rPr>
                          <w:t xml:space="preserve">, From File, From Excel Workbook and </w:t>
                        </w:r>
                        <w:r w:rsidR="00480BCD" w:rsidRPr="00480BCD">
                          <w:rPr>
                            <w:rFonts w:ascii="Arial" w:hAnsi="Arial" w:cs="Arial"/>
                            <w:b w:val="0"/>
                            <w:bCs/>
                          </w:rPr>
                          <w:t>select your data and click Import.</w:t>
                        </w:r>
                      </w:p>
                      <w:p w14:paraId="65D512AD" w14:textId="77777777" w:rsidR="002161CD" w:rsidRPr="00480BCD" w:rsidRDefault="002161CD" w:rsidP="00C63253">
                        <w:pPr>
                          <w:rPr>
                            <w:rFonts w:ascii="Arial" w:hAnsi="Arial" w:cs="Arial"/>
                            <w:b w:val="0"/>
                            <w:bCs/>
                          </w:rPr>
                        </w:pPr>
                      </w:p>
                      <w:p w14:paraId="685C1797" w14:textId="4069A74D" w:rsidR="007A3D30" w:rsidRPr="005F5A03" w:rsidRDefault="00ED3C8A" w:rsidP="00C63253">
                        <w:pPr>
                          <w:rPr>
                            <w:rFonts w:ascii="Arial" w:hAnsi="Arial" w:cs="Arial"/>
                            <w:szCs w:val="28"/>
                          </w:rPr>
                        </w:pPr>
                        <w:r w:rsidRPr="005F5A03">
                          <w:rPr>
                            <w:rFonts w:ascii="Arial" w:hAnsi="Arial" w:cs="Arial"/>
                            <w:szCs w:val="28"/>
                          </w:rPr>
                          <w:t>STEP 2</w:t>
                        </w:r>
                      </w:p>
                      <w:p w14:paraId="5660A66E" w14:textId="7703A589" w:rsidR="007A3D30" w:rsidRDefault="00011499" w:rsidP="00C63253">
                        <w:r>
                          <w:rPr>
                            <w:noProof/>
                          </w:rPr>
                          <w:drawing>
                            <wp:inline distT="0" distB="0" distL="0" distR="0" wp14:anchorId="61F27AD8" wp14:editId="2050B047">
                              <wp:extent cx="5416294" cy="2242766"/>
                              <wp:effectExtent l="0" t="0" r="0" b="571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60"/>
                                      <a:stretch>
                                        <a:fillRect/>
                                      </a:stretch>
                                    </pic:blipFill>
                                    <pic:spPr>
                                      <a:xfrm>
                                        <a:off x="0" y="0"/>
                                        <a:ext cx="5467708" cy="2264056"/>
                                      </a:xfrm>
                                      <a:prstGeom prst="rect">
                                        <a:avLst/>
                                      </a:prstGeom>
                                    </pic:spPr>
                                  </pic:pic>
                                </a:graphicData>
                              </a:graphic>
                            </wp:inline>
                          </w:drawing>
                        </w:r>
                      </w:p>
                      <w:p w14:paraId="08BC81A2" w14:textId="0B7A949C" w:rsidR="007A3D30" w:rsidRPr="00C942EF" w:rsidRDefault="00C942EF" w:rsidP="00C63253">
                        <w:pPr>
                          <w:rPr>
                            <w:rFonts w:ascii="Arial" w:hAnsi="Arial" w:cs="Arial"/>
                            <w:b w:val="0"/>
                            <w:bCs/>
                            <w:sz w:val="24"/>
                            <w:szCs w:val="24"/>
                          </w:rPr>
                        </w:pPr>
                        <w:r w:rsidRPr="00C942EF">
                          <w:rPr>
                            <w:rFonts w:ascii="Arial" w:hAnsi="Arial" w:cs="Arial"/>
                            <w:b w:val="0"/>
                            <w:bCs/>
                            <w:sz w:val="24"/>
                            <w:szCs w:val="24"/>
                          </w:rPr>
                          <w:t>Select the table to be transformed and click Transform Data.</w:t>
                        </w:r>
                      </w:p>
                      <w:p w14:paraId="38F9D92C" w14:textId="640D506A" w:rsidR="007A3D30" w:rsidRPr="00C942EF" w:rsidRDefault="007A3D30" w:rsidP="00C63253">
                        <w:pPr>
                          <w:rPr>
                            <w:rFonts w:ascii="Arial" w:hAnsi="Arial" w:cs="Arial"/>
                            <w:b w:val="0"/>
                            <w:bCs/>
                            <w:sz w:val="24"/>
                            <w:szCs w:val="24"/>
                          </w:rPr>
                        </w:pPr>
                      </w:p>
                      <w:p w14:paraId="6DD2CDC5" w14:textId="77777777" w:rsidR="007A3D30" w:rsidRPr="00C63253" w:rsidRDefault="007A3D30" w:rsidP="00C63253"/>
                      <w:p w14:paraId="6EDB056F" w14:textId="36E3F16E" w:rsidR="00185DFC" w:rsidRPr="00185DFC" w:rsidRDefault="00185DFC" w:rsidP="00185DFC"/>
                      <w:p w14:paraId="5EC5FC09" w14:textId="4C03195E" w:rsidR="00732F7D" w:rsidRPr="001D1284" w:rsidRDefault="00732F7D" w:rsidP="001D1284"/>
                      <w:p w14:paraId="4638FF12" w14:textId="685B734F" w:rsidR="006B1A22" w:rsidRDefault="006B1A22" w:rsidP="006B1A22">
                        <w:pPr>
                          <w:pStyle w:val="Heading2"/>
                          <w:rPr>
                            <w:rFonts w:ascii="Arial" w:hAnsi="Arial" w:cs="Arial"/>
                            <w:noProof/>
                            <w:color w:val="0065BA" w:themeColor="accent1" w:themeShade="BF"/>
                            <w:sz w:val="28"/>
                            <w:szCs w:val="28"/>
                          </w:rPr>
                        </w:pPr>
                        <w:r>
                          <w:rPr>
                            <w:rFonts w:ascii="Arial" w:hAnsi="Arial" w:cs="Arial"/>
                            <w:noProof/>
                            <w:color w:val="0065BA" w:themeColor="accent1" w:themeShade="BF"/>
                            <w:sz w:val="28"/>
                            <w:szCs w:val="28"/>
                          </w:rPr>
                          <w:t xml:space="preserve">Dashboards </w:t>
                        </w:r>
                      </w:p>
                      <w:p w14:paraId="0066F8C2" w14:textId="2ED94B72" w:rsidR="004F4CA6" w:rsidRDefault="00837D3D" w:rsidP="004F4CA6">
                        <w:r>
                          <w:t xml:space="preserve">The same </w:t>
                        </w:r>
                        <w:r w:rsidR="00925AEA">
                          <w:t>DATA</w:t>
                        </w:r>
                      </w:p>
                      <w:p w14:paraId="1FAFFE34" w14:textId="6E6753A1" w:rsidR="00BE4A3A" w:rsidRDefault="00837D3D" w:rsidP="004F4CA6">
                        <w:r>
                          <w:t>In Power BI</w:t>
                        </w:r>
                      </w:p>
                      <w:p w14:paraId="65F8EB3B" w14:textId="3C857CBD" w:rsidR="00837D3D" w:rsidRDefault="00837D3D" w:rsidP="004F4CA6">
                        <w:r>
                          <w:t>In Tableau</w:t>
                        </w:r>
                      </w:p>
                      <w:p w14:paraId="680F2D8F" w14:textId="7CDC00EE" w:rsidR="00837D3D" w:rsidRDefault="00DE7FBB" w:rsidP="004F4CA6">
                        <w:r>
                          <w:t>4 pages</w:t>
                        </w:r>
                      </w:p>
                      <w:p w14:paraId="09D60557" w14:textId="7297987E" w:rsidR="00837D3D" w:rsidRDefault="00837D3D" w:rsidP="004F4CA6"/>
                      <w:p w14:paraId="3CC21B53" w14:textId="77777777" w:rsidR="00837D3D" w:rsidRPr="004F4CA6" w:rsidRDefault="00837D3D" w:rsidP="004F4CA6"/>
                      <w:p w14:paraId="73D28C9D" w14:textId="77777777" w:rsidR="00140569" w:rsidRDefault="00140569" w:rsidP="00140569">
                        <w:pPr>
                          <w:pStyle w:val="Content"/>
                        </w:pPr>
                      </w:p>
                      <w:p w14:paraId="6F695A8B" w14:textId="77777777" w:rsidR="00140569" w:rsidRDefault="00140569" w:rsidP="00140569">
                        <w:pPr>
                          <w:pStyle w:val="Content"/>
                        </w:pPr>
                      </w:p>
                    </w:txbxContent>
                  </v:textbox>
                  <w10:anchorlock/>
                </v:shape>
              </w:pict>
            </mc:Fallback>
          </mc:AlternateContent>
        </w:r>
      </w:del>
    </w:p>
    <w:p w14:paraId="67D50097" w14:textId="663054C7" w:rsidR="006C2A97" w:rsidRDefault="00140569" w:rsidP="001F0AF0">
      <w:pPr>
        <w:spacing w:after="200"/>
      </w:pPr>
      <w:del w:id="10" w:author="Parisa Azimivahdat" w:date="2023-02-07T06:43:00Z">
        <w:r w:rsidRPr="00140569">
          <w:rPr>
            <w:noProof/>
          </w:rPr>
          <w:lastRenderedPageBreak/>
          <mc:AlternateContent>
            <mc:Choice Requires="wps">
              <w:drawing>
                <wp:anchor distT="0" distB="0" distL="114300" distR="114300" simplePos="0" relativeHeight="251658254" behindDoc="1" locked="0" layoutInCell="1" allowOverlap="1" wp14:anchorId="673151C6" wp14:editId="28F9D2FE">
                  <wp:simplePos x="0" y="0"/>
                  <wp:positionH relativeFrom="column">
                    <wp:posOffset>-4445</wp:posOffset>
                  </wp:positionH>
                  <wp:positionV relativeFrom="paragraph">
                    <wp:posOffset>0</wp:posOffset>
                  </wp:positionV>
                  <wp:extent cx="6443345" cy="8594725"/>
                  <wp:effectExtent l="0" t="0" r="0" b="0"/>
                  <wp:wrapTight wrapText="bothSides">
                    <wp:wrapPolygon edited="0">
                      <wp:start x="192" y="383"/>
                      <wp:lineTo x="192" y="21544"/>
                      <wp:lineTo x="21394" y="21544"/>
                      <wp:lineTo x="21394" y="383"/>
                      <wp:lineTo x="192" y="383"/>
                    </wp:wrapPolygon>
                  </wp:wrapTight>
                  <wp:docPr id="34" name="Text Box 34"/>
                  <wp:cNvGraphicFramePr/>
                  <a:graphic xmlns:a="http://schemas.openxmlformats.org/drawingml/2006/main">
                    <a:graphicData uri="http://schemas.microsoft.com/office/word/2010/wordprocessingShape">
                      <wps:wsp>
                        <wps:cNvSpPr txBox="1"/>
                        <wps:spPr>
                          <a:xfrm>
                            <a:off x="0" y="0"/>
                            <a:ext cx="6443345" cy="8594725"/>
                          </a:xfrm>
                          <a:prstGeom prst="rect">
                            <a:avLst/>
                          </a:prstGeom>
                          <a:noFill/>
                          <a:ln w="6350">
                            <a:noFill/>
                          </a:ln>
                        </wps:spPr>
                        <wps:txbx>
                          <w:txbxContent>
                            <w:p w14:paraId="0D95DB38" w14:textId="741DBBD5" w:rsidR="007A56A0" w:rsidRDefault="00E11E4D" w:rsidP="00140569">
                              <w:pPr>
                                <w:pStyle w:val="Heading2"/>
                                <w:rPr>
                                  <w:rFonts w:ascii="Arial" w:hAnsi="Arial" w:cs="Arial"/>
                                  <w:b w:val="0"/>
                                  <w:bCs/>
                                  <w:color w:val="auto"/>
                                  <w:sz w:val="24"/>
                                  <w:szCs w:val="24"/>
                                </w:rPr>
                              </w:pPr>
                              <w:r>
                                <w:rPr>
                                  <w:noProof/>
                                </w:rPr>
                                <w:drawing>
                                  <wp:inline distT="0" distB="0" distL="0" distR="0" wp14:anchorId="4C9BF2F3" wp14:editId="15C42D4C">
                                    <wp:extent cx="2505803" cy="1915236"/>
                                    <wp:effectExtent l="0" t="0" r="8890" b="8890"/>
                                    <wp:docPr id="57" name="Picture 57"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able, Excel&#10;&#10;Description automatically generated"/>
                                            <pic:cNvPicPr/>
                                          </pic:nvPicPr>
                                          <pic:blipFill>
                                            <a:blip r:embed="rId61"/>
                                            <a:stretch>
                                              <a:fillRect/>
                                            </a:stretch>
                                          </pic:blipFill>
                                          <pic:spPr>
                                            <a:xfrm>
                                              <a:off x="0" y="0"/>
                                              <a:ext cx="2522846" cy="1928263"/>
                                            </a:xfrm>
                                            <a:prstGeom prst="rect">
                                              <a:avLst/>
                                            </a:prstGeom>
                                          </pic:spPr>
                                        </pic:pic>
                                      </a:graphicData>
                                    </a:graphic>
                                  </wp:inline>
                                </w:drawing>
                              </w:r>
                              <w:r w:rsidR="00585576" w:rsidRPr="00585576">
                                <w:rPr>
                                  <w:rFonts w:ascii="Arial" w:hAnsi="Arial" w:cs="Arial"/>
                                  <w:b w:val="0"/>
                                  <w:bCs/>
                                  <w:color w:val="auto"/>
                                  <w:sz w:val="24"/>
                                  <w:szCs w:val="24"/>
                                </w:rPr>
                                <w:t>Sele</w:t>
                              </w:r>
                              <w:r w:rsidR="00E26AB2">
                                <w:rPr>
                                  <w:rFonts w:ascii="Arial" w:hAnsi="Arial" w:cs="Arial"/>
                                  <w:b w:val="0"/>
                                  <w:bCs/>
                                  <w:color w:val="auto"/>
                                  <w:sz w:val="24"/>
                                  <w:szCs w:val="24"/>
                                </w:rPr>
                                <w:t xml:space="preserve">ct the columns to be removed and </w:t>
                              </w:r>
                              <w:r w:rsidR="00AE1E52">
                                <w:rPr>
                                  <w:rFonts w:ascii="Arial" w:hAnsi="Arial" w:cs="Arial"/>
                                  <w:b w:val="0"/>
                                  <w:bCs/>
                                  <w:color w:val="auto"/>
                                  <w:sz w:val="24"/>
                                  <w:szCs w:val="24"/>
                                </w:rPr>
                                <w:t xml:space="preserve">right click to get the </w:t>
                              </w:r>
                              <w:r w:rsidR="0021525B">
                                <w:rPr>
                                  <w:rFonts w:ascii="Arial" w:hAnsi="Arial" w:cs="Arial"/>
                                  <w:b w:val="0"/>
                                  <w:bCs/>
                                  <w:color w:val="auto"/>
                                  <w:sz w:val="24"/>
                                  <w:szCs w:val="24"/>
                                </w:rPr>
                                <w:t>drop-down</w:t>
                              </w:r>
                              <w:r w:rsidR="00AE1E52">
                                <w:rPr>
                                  <w:rFonts w:ascii="Arial" w:hAnsi="Arial" w:cs="Arial"/>
                                  <w:b w:val="0"/>
                                  <w:bCs/>
                                  <w:color w:val="auto"/>
                                  <w:sz w:val="24"/>
                                  <w:szCs w:val="24"/>
                                </w:rPr>
                                <w:t xml:space="preserve"> menu, click remove to delete the column</w:t>
                              </w:r>
                              <w:r w:rsidR="00D30AA7">
                                <w:rPr>
                                  <w:rFonts w:ascii="Arial" w:hAnsi="Arial" w:cs="Arial"/>
                                  <w:b w:val="0"/>
                                  <w:bCs/>
                                  <w:color w:val="auto"/>
                                  <w:sz w:val="24"/>
                                  <w:szCs w:val="24"/>
                                </w:rPr>
                                <w:t xml:space="preserve">. This function can also be found in the </w:t>
                              </w:r>
                              <w:r w:rsidR="00E55A31">
                                <w:rPr>
                                  <w:rFonts w:ascii="Arial" w:hAnsi="Arial" w:cs="Arial"/>
                                  <w:b w:val="0"/>
                                  <w:bCs/>
                                  <w:color w:val="auto"/>
                                  <w:sz w:val="24"/>
                                  <w:szCs w:val="24"/>
                                </w:rPr>
                                <w:t>home</w:t>
                              </w:r>
                              <w:r w:rsidR="00D30AA7">
                                <w:rPr>
                                  <w:rFonts w:ascii="Arial" w:hAnsi="Arial" w:cs="Arial"/>
                                  <w:b w:val="0"/>
                                  <w:bCs/>
                                  <w:color w:val="auto"/>
                                  <w:sz w:val="24"/>
                                  <w:szCs w:val="24"/>
                                </w:rPr>
                                <w:t xml:space="preserve"> tab.</w:t>
                              </w:r>
                              <w:r w:rsidR="0021525B">
                                <w:rPr>
                                  <w:rFonts w:ascii="Arial" w:hAnsi="Arial" w:cs="Arial"/>
                                  <w:b w:val="0"/>
                                  <w:bCs/>
                                  <w:color w:val="auto"/>
                                  <w:sz w:val="24"/>
                                  <w:szCs w:val="24"/>
                                </w:rPr>
                                <w:t xml:space="preserve"> Check the type of the dat</w:t>
                              </w:r>
                              <w:r w:rsidR="00726A9F">
                                <w:rPr>
                                  <w:rFonts w:ascii="Arial" w:hAnsi="Arial" w:cs="Arial"/>
                                  <w:b w:val="0"/>
                                  <w:bCs/>
                                  <w:color w:val="auto"/>
                                  <w:sz w:val="24"/>
                                  <w:szCs w:val="24"/>
                                </w:rPr>
                                <w:t>a and change by</w:t>
                              </w:r>
                              <w:r w:rsidR="00C63AA9">
                                <w:rPr>
                                  <w:rFonts w:ascii="Arial" w:hAnsi="Arial" w:cs="Arial"/>
                                  <w:b w:val="0"/>
                                  <w:bCs/>
                                  <w:color w:val="auto"/>
                                  <w:sz w:val="24"/>
                                  <w:szCs w:val="24"/>
                                </w:rPr>
                                <w:t xml:space="preserve"> right clicking on the colum</w:t>
                              </w:r>
                              <w:r w:rsidR="00CB2C3D">
                                <w:rPr>
                                  <w:rFonts w:ascii="Arial" w:hAnsi="Arial" w:cs="Arial"/>
                                  <w:b w:val="0"/>
                                  <w:bCs/>
                                  <w:color w:val="auto"/>
                                  <w:sz w:val="24"/>
                                  <w:szCs w:val="24"/>
                                </w:rPr>
                                <w:t xml:space="preserve">n heading and choose </w:t>
                              </w:r>
                              <w:r w:rsidR="006D2693">
                                <w:rPr>
                                  <w:rFonts w:ascii="Arial" w:hAnsi="Arial" w:cs="Arial"/>
                                  <w:b w:val="0"/>
                                  <w:bCs/>
                                  <w:color w:val="auto"/>
                                  <w:sz w:val="24"/>
                                  <w:szCs w:val="24"/>
                                </w:rPr>
                                <w:t>Data Type and then for example from Decimal Numbers to</w:t>
                              </w:r>
                              <w:r w:rsidR="006B3C63">
                                <w:rPr>
                                  <w:rFonts w:ascii="Arial" w:hAnsi="Arial" w:cs="Arial"/>
                                  <w:b w:val="0"/>
                                  <w:bCs/>
                                  <w:color w:val="auto"/>
                                  <w:sz w:val="24"/>
                                  <w:szCs w:val="24"/>
                                </w:rPr>
                                <w:t xml:space="preserve"> Currency.</w:t>
                              </w:r>
                              <w:r w:rsidR="00B61C4F">
                                <w:rPr>
                                  <w:rFonts w:ascii="Arial" w:hAnsi="Arial" w:cs="Arial"/>
                                  <w:b w:val="0"/>
                                  <w:bCs/>
                                  <w:color w:val="auto"/>
                                  <w:sz w:val="24"/>
                                  <w:szCs w:val="24"/>
                                </w:rPr>
                                <w:t xml:space="preserve"> </w:t>
                              </w:r>
                              <w:r w:rsidR="007E5656">
                                <w:rPr>
                                  <w:rFonts w:ascii="Arial" w:hAnsi="Arial" w:cs="Arial"/>
                                  <w:b w:val="0"/>
                                  <w:bCs/>
                                  <w:color w:val="auto"/>
                                  <w:sz w:val="24"/>
                                  <w:szCs w:val="24"/>
                                </w:rPr>
                                <w:t xml:space="preserve">Use Transform, Round, Round </w:t>
                              </w:r>
                              <w:r w:rsidR="00A75CD0" w:rsidRPr="00A75CD0">
                                <w:rPr>
                                  <w:rFonts w:ascii="Arial" w:hAnsi="Arial" w:cs="Arial"/>
                                  <w:b w:val="0"/>
                                  <w:bCs/>
                                  <w:color w:val="auto"/>
                                  <w:sz w:val="24"/>
                                  <w:szCs w:val="24"/>
                                </w:rPr>
                                <w:t>U</w:t>
                              </w:r>
                              <w:r w:rsidR="00E55A31">
                                <w:rPr>
                                  <w:rFonts w:ascii="Arial" w:hAnsi="Arial" w:cs="Arial"/>
                                  <w:b w:val="0"/>
                                  <w:bCs/>
                                  <w:color w:val="auto"/>
                                  <w:sz w:val="24"/>
                                  <w:szCs w:val="24"/>
                                </w:rPr>
                                <w:t>p on</w:t>
                              </w:r>
                              <w:r w:rsidR="007E5656">
                                <w:rPr>
                                  <w:rFonts w:ascii="Arial" w:hAnsi="Arial" w:cs="Arial"/>
                                  <w:b w:val="0"/>
                                  <w:bCs/>
                                  <w:color w:val="auto"/>
                                  <w:sz w:val="24"/>
                                  <w:szCs w:val="24"/>
                                </w:rPr>
                                <w:t xml:space="preserve"> the right click menu to turn </w:t>
                              </w:r>
                              <w:r w:rsidR="00115611">
                                <w:rPr>
                                  <w:rFonts w:ascii="Arial" w:hAnsi="Arial" w:cs="Arial"/>
                                  <w:b w:val="0"/>
                                  <w:bCs/>
                                  <w:color w:val="auto"/>
                                  <w:sz w:val="24"/>
                                  <w:szCs w:val="24"/>
                                </w:rPr>
                                <w:t>currency into whole numbers</w:t>
                              </w:r>
                              <w:r w:rsidR="00A75CD0">
                                <w:rPr>
                                  <w:rFonts w:ascii="Arial" w:hAnsi="Arial" w:cs="Arial"/>
                                  <w:b w:val="0"/>
                                  <w:bCs/>
                                  <w:color w:val="auto"/>
                                  <w:sz w:val="24"/>
                                  <w:szCs w:val="24"/>
                                </w:rPr>
                                <w:t>.</w:t>
                              </w:r>
                            </w:p>
                            <w:p w14:paraId="3B266428" w14:textId="504D2D04" w:rsidR="006B3C63" w:rsidRPr="006B3C63" w:rsidRDefault="00E55A31" w:rsidP="006B3C63">
                              <w:r>
                                <w:rPr>
                                  <w:noProof/>
                                </w:rPr>
                                <w:drawing>
                                  <wp:inline distT="0" distB="0" distL="0" distR="0" wp14:anchorId="3BC4C7F2" wp14:editId="63932151">
                                    <wp:extent cx="3798627" cy="1296678"/>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62"/>
                                            <a:stretch>
                                              <a:fillRect/>
                                            </a:stretch>
                                          </pic:blipFill>
                                          <pic:spPr>
                                            <a:xfrm>
                                              <a:off x="0" y="0"/>
                                              <a:ext cx="3810297" cy="1300662"/>
                                            </a:xfrm>
                                            <a:prstGeom prst="rect">
                                              <a:avLst/>
                                            </a:prstGeom>
                                          </pic:spPr>
                                        </pic:pic>
                                      </a:graphicData>
                                    </a:graphic>
                                  </wp:inline>
                                </w:drawing>
                              </w:r>
                            </w:p>
                            <w:p w14:paraId="479740F1" w14:textId="2941359E" w:rsidR="007A56A0" w:rsidRDefault="00A75CD0" w:rsidP="00140569">
                              <w:pPr>
                                <w:pStyle w:val="Heading2"/>
                                <w:rPr>
                                  <w:rFonts w:ascii="Arial" w:hAnsi="Arial" w:cs="Arial"/>
                                  <w:color w:val="0065BA" w:themeColor="accent1" w:themeShade="BF"/>
                                  <w:sz w:val="32"/>
                                  <w:szCs w:val="32"/>
                                </w:rPr>
                              </w:pPr>
                              <w:r>
                                <w:rPr>
                                  <w:rFonts w:ascii="Arial" w:hAnsi="Arial" w:cs="Arial"/>
                                  <w:b w:val="0"/>
                                  <w:bCs/>
                                  <w:color w:val="auto"/>
                                  <w:sz w:val="24"/>
                                  <w:szCs w:val="24"/>
                                </w:rPr>
                                <w:t>Replace null values with 0 by clicking Replace Values on the right click menu.</w:t>
                              </w:r>
                            </w:p>
                            <w:p w14:paraId="5FCD51CB" w14:textId="3C1120BC" w:rsidR="007A56A0" w:rsidRPr="006945E0" w:rsidRDefault="00195190" w:rsidP="00140569">
                              <w:pPr>
                                <w:pStyle w:val="Heading2"/>
                                <w:rPr>
                                  <w:rFonts w:ascii="Arial" w:hAnsi="Arial" w:cs="Arial"/>
                                  <w:b w:val="0"/>
                                  <w:bCs/>
                                  <w:color w:val="auto"/>
                                  <w:sz w:val="24"/>
                                  <w:szCs w:val="24"/>
                                </w:rPr>
                              </w:pPr>
                              <w:r w:rsidRPr="006945E0">
                                <w:rPr>
                                  <w:rFonts w:ascii="Arial" w:hAnsi="Arial" w:cs="Arial"/>
                                  <w:b w:val="0"/>
                                  <w:bCs/>
                                  <w:color w:val="auto"/>
                                  <w:sz w:val="24"/>
                                  <w:szCs w:val="24"/>
                                </w:rPr>
                                <w:t xml:space="preserve">Finally </w:t>
                              </w:r>
                              <w:r w:rsidR="006945E0" w:rsidRPr="006945E0">
                                <w:rPr>
                                  <w:rFonts w:ascii="Arial" w:hAnsi="Arial" w:cs="Arial"/>
                                  <w:b w:val="0"/>
                                  <w:bCs/>
                                  <w:color w:val="auto"/>
                                  <w:sz w:val="24"/>
                                  <w:szCs w:val="24"/>
                                </w:rPr>
                                <w:t>Close and Save in the top left corner to go back to excel with the data.</w:t>
                              </w:r>
                            </w:p>
                            <w:p w14:paraId="5860885C" w14:textId="6B05893E" w:rsidR="001D0C41" w:rsidRDefault="001D0C41" w:rsidP="00140569">
                              <w:pPr>
                                <w:pStyle w:val="Heading2"/>
                                <w:rPr>
                                  <w:noProof/>
                                </w:rPr>
                              </w:pPr>
                              <w:r>
                                <w:rPr>
                                  <w:noProof/>
                                </w:rPr>
                                <w:drawing>
                                  <wp:inline distT="0" distB="0" distL="0" distR="0" wp14:anchorId="4E6F1006" wp14:editId="4BCAEC37">
                                    <wp:extent cx="2729552" cy="1361488"/>
                                    <wp:effectExtent l="0" t="0" r="0" b="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63"/>
                                            <a:stretch>
                                              <a:fillRect/>
                                            </a:stretch>
                                          </pic:blipFill>
                                          <pic:spPr>
                                            <a:xfrm>
                                              <a:off x="0" y="0"/>
                                              <a:ext cx="2743071" cy="1368231"/>
                                            </a:xfrm>
                                            <a:prstGeom prst="rect">
                                              <a:avLst/>
                                            </a:prstGeom>
                                          </pic:spPr>
                                        </pic:pic>
                                      </a:graphicData>
                                    </a:graphic>
                                  </wp:inline>
                                </w:drawing>
                              </w:r>
                            </w:p>
                            <w:p w14:paraId="23CA22C4" w14:textId="497A1671" w:rsidR="007A56A0" w:rsidRPr="001278A6" w:rsidRDefault="008E5512" w:rsidP="00140569">
                              <w:pPr>
                                <w:pStyle w:val="Heading2"/>
                                <w:rPr>
                                  <w:rFonts w:ascii="Arial" w:hAnsi="Arial" w:cs="Arial"/>
                                  <w:b w:val="0"/>
                                  <w:bCs/>
                                  <w:color w:val="auto"/>
                                  <w:sz w:val="24"/>
                                  <w:szCs w:val="24"/>
                                </w:rPr>
                              </w:pPr>
                              <w:r>
                                <w:rPr>
                                  <w:rFonts w:ascii="Arial" w:hAnsi="Arial" w:cs="Arial"/>
                                  <w:b w:val="0"/>
                                  <w:bCs/>
                                  <w:color w:val="auto"/>
                                  <w:sz w:val="24"/>
                                  <w:szCs w:val="24"/>
                                </w:rPr>
                                <w:t>.</w:t>
                              </w:r>
                            </w:p>
                            <w:p w14:paraId="6FF1E6F1" w14:textId="77777777" w:rsidR="007A56A0" w:rsidRDefault="007A56A0" w:rsidP="00140569">
                              <w:pPr>
                                <w:pStyle w:val="Heading2"/>
                                <w:rPr>
                                  <w:rFonts w:ascii="Arial" w:hAnsi="Arial" w:cs="Arial"/>
                                  <w:color w:val="0065BA" w:themeColor="accent1" w:themeShade="BF"/>
                                  <w:sz w:val="32"/>
                                  <w:szCs w:val="32"/>
                                </w:rPr>
                              </w:pPr>
                            </w:p>
                            <w:p w14:paraId="5B41A5E9" w14:textId="77777777" w:rsidR="007A56A0" w:rsidRDefault="007A56A0" w:rsidP="00140569">
                              <w:pPr>
                                <w:pStyle w:val="Heading2"/>
                                <w:rPr>
                                  <w:rFonts w:ascii="Arial" w:hAnsi="Arial" w:cs="Arial"/>
                                  <w:color w:val="0065BA" w:themeColor="accent1" w:themeShade="BF"/>
                                  <w:sz w:val="32"/>
                                  <w:szCs w:val="32"/>
                                </w:rPr>
                              </w:pPr>
                            </w:p>
                            <w:p w14:paraId="4EE3DA11" w14:textId="77777777" w:rsidR="007A56A0" w:rsidRDefault="007A56A0" w:rsidP="00140569">
                              <w:pPr>
                                <w:pStyle w:val="Heading2"/>
                                <w:rPr>
                                  <w:rFonts w:ascii="Arial" w:hAnsi="Arial" w:cs="Arial"/>
                                  <w:color w:val="0065BA" w:themeColor="accent1" w:themeShade="BF"/>
                                  <w:sz w:val="32"/>
                                  <w:szCs w:val="32"/>
                                </w:rPr>
                              </w:pPr>
                            </w:p>
                            <w:p w14:paraId="08064A11" w14:textId="77777777" w:rsidR="007A56A0" w:rsidRDefault="007A56A0" w:rsidP="00140569">
                              <w:pPr>
                                <w:pStyle w:val="Heading2"/>
                                <w:rPr>
                                  <w:rFonts w:ascii="Arial" w:hAnsi="Arial" w:cs="Arial"/>
                                  <w:color w:val="0065BA" w:themeColor="accent1" w:themeShade="BF"/>
                                  <w:sz w:val="32"/>
                                  <w:szCs w:val="32"/>
                                </w:rPr>
                              </w:pPr>
                            </w:p>
                            <w:p w14:paraId="5AB8940C" w14:textId="77777777" w:rsidR="007A56A0" w:rsidRDefault="007A56A0" w:rsidP="00140569">
                              <w:pPr>
                                <w:pStyle w:val="Heading2"/>
                                <w:rPr>
                                  <w:rFonts w:ascii="Arial" w:hAnsi="Arial" w:cs="Arial"/>
                                  <w:color w:val="0065BA" w:themeColor="accent1" w:themeShade="BF"/>
                                  <w:sz w:val="32"/>
                                  <w:szCs w:val="32"/>
                                </w:rPr>
                              </w:pPr>
                            </w:p>
                            <w:p w14:paraId="07BC7DE5" w14:textId="77777777" w:rsidR="007A56A0" w:rsidRDefault="007A56A0" w:rsidP="00140569">
                              <w:pPr>
                                <w:pStyle w:val="Heading2"/>
                                <w:rPr>
                                  <w:rFonts w:ascii="Arial" w:hAnsi="Arial" w:cs="Arial"/>
                                  <w:color w:val="0065BA" w:themeColor="accent1" w:themeShade="BF"/>
                                  <w:sz w:val="32"/>
                                  <w:szCs w:val="32"/>
                                </w:rPr>
                              </w:pPr>
                            </w:p>
                            <w:p w14:paraId="727C1D6A" w14:textId="77777777" w:rsidR="007A56A0" w:rsidRDefault="007A56A0" w:rsidP="00140569">
                              <w:pPr>
                                <w:pStyle w:val="Heading2"/>
                                <w:rPr>
                                  <w:rFonts w:ascii="Arial" w:hAnsi="Arial" w:cs="Arial"/>
                                  <w:color w:val="0065BA" w:themeColor="accent1" w:themeShade="BF"/>
                                  <w:sz w:val="32"/>
                                  <w:szCs w:val="32"/>
                                </w:rPr>
                              </w:pPr>
                            </w:p>
                            <w:p w14:paraId="0D30F904" w14:textId="653662E0" w:rsidR="00140569" w:rsidRDefault="00E7225C" w:rsidP="00140569">
                              <w:pPr>
                                <w:pStyle w:val="Heading2"/>
                                <w:rPr>
                                  <w:rFonts w:ascii="Arial" w:hAnsi="Arial" w:cs="Arial"/>
                                  <w:color w:val="0065BA" w:themeColor="accent1" w:themeShade="BF"/>
                                  <w:sz w:val="32"/>
                                  <w:szCs w:val="32"/>
                                </w:rPr>
                              </w:pPr>
                              <w:r>
                                <w:rPr>
                                  <w:rFonts w:ascii="Arial" w:hAnsi="Arial" w:cs="Arial"/>
                                  <w:color w:val="0065BA" w:themeColor="accent1" w:themeShade="BF"/>
                                  <w:sz w:val="32"/>
                                  <w:szCs w:val="32"/>
                                </w:rPr>
                                <w:t xml:space="preserve">Presentation of workflow </w:t>
                              </w:r>
                            </w:p>
                            <w:p w14:paraId="0566D235" w14:textId="2242E192" w:rsidR="00FA3505" w:rsidRPr="00EF75C2" w:rsidRDefault="00FA3505" w:rsidP="00FA3505">
                              <w:pPr>
                                <w:rPr>
                                  <w:rFonts w:ascii="Arial" w:hAnsi="Arial" w:cs="Arial"/>
                                  <w:b w:val="0"/>
                                  <w:bCs/>
                                </w:rPr>
                              </w:pPr>
                              <w:r w:rsidRPr="00EF75C2">
                                <w:rPr>
                                  <w:rFonts w:ascii="Arial" w:hAnsi="Arial" w:cs="Arial"/>
                                  <w:b w:val="0"/>
                                  <w:bCs/>
                                </w:rPr>
                                <w:t xml:space="preserve">Two basic but different tasks will be presented using </w:t>
                              </w:r>
                              <w:r w:rsidR="003E334F" w:rsidRPr="00EF75C2">
                                <w:rPr>
                                  <w:rFonts w:ascii="Arial" w:hAnsi="Arial" w:cs="Arial"/>
                                  <w:b w:val="0"/>
                                  <w:bCs/>
                                </w:rPr>
                                <w:t xml:space="preserve">excel </w:t>
                              </w:r>
                              <w:r w:rsidR="00F512FF" w:rsidRPr="00EF75C2">
                                <w:rPr>
                                  <w:rFonts w:ascii="Arial" w:hAnsi="Arial" w:cs="Arial"/>
                                  <w:b w:val="0"/>
                                  <w:bCs/>
                                </w:rPr>
                                <w:t xml:space="preserve">to structure data, organize the </w:t>
                              </w:r>
                              <w:proofErr w:type="gramStart"/>
                              <w:r w:rsidR="00F512FF" w:rsidRPr="00EF75C2">
                                <w:rPr>
                                  <w:rFonts w:ascii="Arial" w:hAnsi="Arial" w:cs="Arial"/>
                                  <w:b w:val="0"/>
                                  <w:bCs/>
                                </w:rPr>
                                <w:t>data</w:t>
                              </w:r>
                              <w:proofErr w:type="gramEnd"/>
                              <w:r w:rsidR="00F512FF" w:rsidRPr="00EF75C2">
                                <w:rPr>
                                  <w:rFonts w:ascii="Arial" w:hAnsi="Arial" w:cs="Arial"/>
                                  <w:b w:val="0"/>
                                  <w:bCs/>
                                </w:rPr>
                                <w:t xml:space="preserve"> </w:t>
                              </w:r>
                              <w:r w:rsidR="00EF75C2" w:rsidRPr="00EF75C2">
                                <w:rPr>
                                  <w:rFonts w:ascii="Arial" w:hAnsi="Arial" w:cs="Arial"/>
                                  <w:b w:val="0"/>
                                  <w:bCs/>
                                </w:rPr>
                                <w:t>and filter its columns.</w:t>
                              </w:r>
                            </w:p>
                            <w:p w14:paraId="500913E7" w14:textId="13857CD6" w:rsidR="00830FD8" w:rsidRDefault="00675306">
                              <w:pPr>
                                <w:pStyle w:val="ListParagraph"/>
                                <w:numPr>
                                  <w:ilvl w:val="0"/>
                                  <w:numId w:val="10"/>
                                </w:numPr>
                                <w:rPr>
                                  <w:rFonts w:ascii="Arial" w:hAnsi="Arial" w:cs="Arial"/>
                                  <w:b w:val="0"/>
                                  <w:bCs/>
                                </w:rPr>
                              </w:pPr>
                              <w:r>
                                <w:rPr>
                                  <w:rFonts w:ascii="Arial" w:hAnsi="Arial" w:cs="Arial"/>
                                  <w:b w:val="0"/>
                                  <w:bCs/>
                                </w:rPr>
                                <w:t xml:space="preserve">Creating a table, </w:t>
                              </w:r>
                              <w:r w:rsidR="00FA3505">
                                <w:rPr>
                                  <w:rFonts w:ascii="Arial" w:hAnsi="Arial" w:cs="Arial"/>
                                  <w:b w:val="0"/>
                                  <w:bCs/>
                                </w:rPr>
                                <w:t>sorting,</w:t>
                              </w:r>
                              <w:r>
                                <w:rPr>
                                  <w:rFonts w:ascii="Arial" w:hAnsi="Arial" w:cs="Arial"/>
                                  <w:b w:val="0"/>
                                  <w:bCs/>
                                </w:rPr>
                                <w:t xml:space="preserve"> and filtering data </w:t>
                              </w:r>
                            </w:p>
                            <w:p w14:paraId="08D740DC" w14:textId="6365417A" w:rsidR="00FA3505" w:rsidRPr="00675306" w:rsidRDefault="00FA3505">
                              <w:pPr>
                                <w:pStyle w:val="ListParagraph"/>
                                <w:numPr>
                                  <w:ilvl w:val="0"/>
                                  <w:numId w:val="10"/>
                                </w:numPr>
                                <w:rPr>
                                  <w:rFonts w:ascii="Arial" w:hAnsi="Arial" w:cs="Arial"/>
                                  <w:b w:val="0"/>
                                  <w:bCs/>
                                </w:rPr>
                              </w:pPr>
                              <w:r>
                                <w:rPr>
                                  <w:rFonts w:ascii="Arial" w:hAnsi="Arial" w:cs="Arial"/>
                                  <w:b w:val="0"/>
                                  <w:bCs/>
                                </w:rPr>
                                <w:t>Creating a drop-list for data validation</w:t>
                              </w:r>
                            </w:p>
                            <w:p w14:paraId="2ACDC022" w14:textId="77777777" w:rsidR="00140569" w:rsidRDefault="00140569" w:rsidP="00140569">
                              <w:pPr>
                                <w:pStyle w:val="Content"/>
                              </w:pPr>
                            </w:p>
                            <w:p w14:paraId="32509C3D" w14:textId="51D4C27C" w:rsidR="00140569" w:rsidRDefault="00FE0DFD" w:rsidP="00140569">
                              <w:pPr>
                                <w:pStyle w:val="Content"/>
                                <w:rPr>
                                  <w:rFonts w:ascii="Arial" w:hAnsi="Arial" w:cs="Arial"/>
                                  <w:b/>
                                  <w:bCs/>
                                  <w:color w:val="0065BA" w:themeColor="accent1" w:themeShade="BF"/>
                                  <w:sz w:val="32"/>
                                  <w:szCs w:val="32"/>
                                </w:rPr>
                              </w:pPr>
                              <w:r w:rsidRPr="00FC2676">
                                <w:rPr>
                                  <w:rFonts w:ascii="Arial" w:hAnsi="Arial" w:cs="Arial"/>
                                  <w:b/>
                                  <w:bCs/>
                                  <w:color w:val="0065BA" w:themeColor="accent1" w:themeShade="BF"/>
                                  <w:sz w:val="32"/>
                                  <w:szCs w:val="32"/>
                                </w:rPr>
                                <w:t xml:space="preserve">Creating a table in Excel </w:t>
                              </w:r>
                            </w:p>
                            <w:p w14:paraId="6A360369" w14:textId="77777777" w:rsidR="00A647C9" w:rsidRPr="00FC2676" w:rsidRDefault="00A647C9" w:rsidP="00140569">
                              <w:pPr>
                                <w:pStyle w:val="Content"/>
                                <w:rPr>
                                  <w:rFonts w:ascii="Arial" w:hAnsi="Arial" w:cs="Arial"/>
                                  <w:b/>
                                  <w:bCs/>
                                  <w:color w:val="0065BA" w:themeColor="accent1" w:themeShade="BF"/>
                                  <w:sz w:val="32"/>
                                  <w:szCs w:val="32"/>
                                </w:rPr>
                              </w:pPr>
                            </w:p>
                            <w:p w14:paraId="29E6B350" w14:textId="77777777" w:rsidR="00FE0DFD" w:rsidRDefault="00FE0DFD" w:rsidP="00140569">
                              <w:pPr>
                                <w:pStyle w:val="Content"/>
                              </w:pPr>
                            </w:p>
                            <w:p w14:paraId="5986995D" w14:textId="77777777" w:rsidR="00140569" w:rsidRDefault="00140569" w:rsidP="00140569">
                              <w:pPr>
                                <w:pStyle w:val="Content"/>
                              </w:pP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anchor>
              </w:drawing>
            </mc:Choice>
            <mc:Fallback>
              <w:pict>
                <v:shape w14:anchorId="673151C6" id="Text Box 34" o:spid="_x0000_s1044" type="#_x0000_t202" style="position:absolute;margin-left:-.35pt;margin-top:0;width:507.35pt;height:676.75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" filled="f" stroked="f" strokeweight=".5pt">
                  <v:textbox inset=",14.4pt">
                    <w:txbxContent>
                      <w:p w14:paraId="0D95DB38" w14:textId="741DBBD5" w:rsidR="007A56A0" w:rsidRDefault="00E11E4D" w:rsidP="00140569">
                        <w:pPr>
                          <w:pStyle w:val="Heading2"/>
                          <w:rPr>
                            <w:rFonts w:ascii="Arial" w:hAnsi="Arial" w:cs="Arial"/>
                            <w:b w:val="0"/>
                            <w:bCs/>
                            <w:color w:val="auto"/>
                            <w:sz w:val="24"/>
                            <w:szCs w:val="24"/>
                          </w:rPr>
                        </w:pPr>
                        <w:r>
                          <w:rPr>
                            <w:noProof/>
                          </w:rPr>
                          <w:drawing>
                            <wp:inline distT="0" distB="0" distL="0" distR="0" wp14:anchorId="4C9BF2F3" wp14:editId="15C42D4C">
                              <wp:extent cx="2505803" cy="1915236"/>
                              <wp:effectExtent l="0" t="0" r="8890" b="8890"/>
                              <wp:docPr id="57" name="Picture 57"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able, Excel&#10;&#10;Description automatically generated"/>
                                      <pic:cNvPicPr/>
                                    </pic:nvPicPr>
                                    <pic:blipFill>
                                      <a:blip r:embed="rId64"/>
                                      <a:stretch>
                                        <a:fillRect/>
                                      </a:stretch>
                                    </pic:blipFill>
                                    <pic:spPr>
                                      <a:xfrm>
                                        <a:off x="0" y="0"/>
                                        <a:ext cx="2522846" cy="1928263"/>
                                      </a:xfrm>
                                      <a:prstGeom prst="rect">
                                        <a:avLst/>
                                      </a:prstGeom>
                                    </pic:spPr>
                                  </pic:pic>
                                </a:graphicData>
                              </a:graphic>
                            </wp:inline>
                          </w:drawing>
                        </w:r>
                        <w:r w:rsidR="00585576" w:rsidRPr="00585576">
                          <w:rPr>
                            <w:rFonts w:ascii="Arial" w:hAnsi="Arial" w:cs="Arial"/>
                            <w:b w:val="0"/>
                            <w:bCs/>
                            <w:color w:val="auto"/>
                            <w:sz w:val="24"/>
                            <w:szCs w:val="24"/>
                          </w:rPr>
                          <w:t>Sele</w:t>
                        </w:r>
                        <w:r w:rsidR="00E26AB2">
                          <w:rPr>
                            <w:rFonts w:ascii="Arial" w:hAnsi="Arial" w:cs="Arial"/>
                            <w:b w:val="0"/>
                            <w:bCs/>
                            <w:color w:val="auto"/>
                            <w:sz w:val="24"/>
                            <w:szCs w:val="24"/>
                          </w:rPr>
                          <w:t xml:space="preserve">ct the columns to be removed and </w:t>
                        </w:r>
                        <w:r w:rsidR="00AE1E52">
                          <w:rPr>
                            <w:rFonts w:ascii="Arial" w:hAnsi="Arial" w:cs="Arial"/>
                            <w:b w:val="0"/>
                            <w:bCs/>
                            <w:color w:val="auto"/>
                            <w:sz w:val="24"/>
                            <w:szCs w:val="24"/>
                          </w:rPr>
                          <w:t xml:space="preserve">right click to get the </w:t>
                        </w:r>
                        <w:r w:rsidR="0021525B">
                          <w:rPr>
                            <w:rFonts w:ascii="Arial" w:hAnsi="Arial" w:cs="Arial"/>
                            <w:b w:val="0"/>
                            <w:bCs/>
                            <w:color w:val="auto"/>
                            <w:sz w:val="24"/>
                            <w:szCs w:val="24"/>
                          </w:rPr>
                          <w:t>drop-down</w:t>
                        </w:r>
                        <w:r w:rsidR="00AE1E52">
                          <w:rPr>
                            <w:rFonts w:ascii="Arial" w:hAnsi="Arial" w:cs="Arial"/>
                            <w:b w:val="0"/>
                            <w:bCs/>
                            <w:color w:val="auto"/>
                            <w:sz w:val="24"/>
                            <w:szCs w:val="24"/>
                          </w:rPr>
                          <w:t xml:space="preserve"> menu, click remove to delete the column</w:t>
                        </w:r>
                        <w:r w:rsidR="00D30AA7">
                          <w:rPr>
                            <w:rFonts w:ascii="Arial" w:hAnsi="Arial" w:cs="Arial"/>
                            <w:b w:val="0"/>
                            <w:bCs/>
                            <w:color w:val="auto"/>
                            <w:sz w:val="24"/>
                            <w:szCs w:val="24"/>
                          </w:rPr>
                          <w:t xml:space="preserve">. This function can also be found in the </w:t>
                        </w:r>
                        <w:r w:rsidR="00E55A31">
                          <w:rPr>
                            <w:rFonts w:ascii="Arial" w:hAnsi="Arial" w:cs="Arial"/>
                            <w:b w:val="0"/>
                            <w:bCs/>
                            <w:color w:val="auto"/>
                            <w:sz w:val="24"/>
                            <w:szCs w:val="24"/>
                          </w:rPr>
                          <w:t>home</w:t>
                        </w:r>
                        <w:r w:rsidR="00D30AA7">
                          <w:rPr>
                            <w:rFonts w:ascii="Arial" w:hAnsi="Arial" w:cs="Arial"/>
                            <w:b w:val="0"/>
                            <w:bCs/>
                            <w:color w:val="auto"/>
                            <w:sz w:val="24"/>
                            <w:szCs w:val="24"/>
                          </w:rPr>
                          <w:t xml:space="preserve"> tab.</w:t>
                        </w:r>
                        <w:r w:rsidR="0021525B">
                          <w:rPr>
                            <w:rFonts w:ascii="Arial" w:hAnsi="Arial" w:cs="Arial"/>
                            <w:b w:val="0"/>
                            <w:bCs/>
                            <w:color w:val="auto"/>
                            <w:sz w:val="24"/>
                            <w:szCs w:val="24"/>
                          </w:rPr>
                          <w:t xml:space="preserve"> Check the type of the dat</w:t>
                        </w:r>
                        <w:r w:rsidR="00726A9F">
                          <w:rPr>
                            <w:rFonts w:ascii="Arial" w:hAnsi="Arial" w:cs="Arial"/>
                            <w:b w:val="0"/>
                            <w:bCs/>
                            <w:color w:val="auto"/>
                            <w:sz w:val="24"/>
                            <w:szCs w:val="24"/>
                          </w:rPr>
                          <w:t>a and change by</w:t>
                        </w:r>
                        <w:r w:rsidR="00C63AA9">
                          <w:rPr>
                            <w:rFonts w:ascii="Arial" w:hAnsi="Arial" w:cs="Arial"/>
                            <w:b w:val="0"/>
                            <w:bCs/>
                            <w:color w:val="auto"/>
                            <w:sz w:val="24"/>
                            <w:szCs w:val="24"/>
                          </w:rPr>
                          <w:t xml:space="preserve"> right clicking on the colum</w:t>
                        </w:r>
                        <w:r w:rsidR="00CB2C3D">
                          <w:rPr>
                            <w:rFonts w:ascii="Arial" w:hAnsi="Arial" w:cs="Arial"/>
                            <w:b w:val="0"/>
                            <w:bCs/>
                            <w:color w:val="auto"/>
                            <w:sz w:val="24"/>
                            <w:szCs w:val="24"/>
                          </w:rPr>
                          <w:t xml:space="preserve">n heading and choose </w:t>
                        </w:r>
                        <w:r w:rsidR="006D2693">
                          <w:rPr>
                            <w:rFonts w:ascii="Arial" w:hAnsi="Arial" w:cs="Arial"/>
                            <w:b w:val="0"/>
                            <w:bCs/>
                            <w:color w:val="auto"/>
                            <w:sz w:val="24"/>
                            <w:szCs w:val="24"/>
                          </w:rPr>
                          <w:t>Data Type and then for example from Decimal Numbers to</w:t>
                        </w:r>
                        <w:r w:rsidR="006B3C63">
                          <w:rPr>
                            <w:rFonts w:ascii="Arial" w:hAnsi="Arial" w:cs="Arial"/>
                            <w:b w:val="0"/>
                            <w:bCs/>
                            <w:color w:val="auto"/>
                            <w:sz w:val="24"/>
                            <w:szCs w:val="24"/>
                          </w:rPr>
                          <w:t xml:space="preserve"> Currency.</w:t>
                        </w:r>
                        <w:r w:rsidR="00B61C4F">
                          <w:rPr>
                            <w:rFonts w:ascii="Arial" w:hAnsi="Arial" w:cs="Arial"/>
                            <w:b w:val="0"/>
                            <w:bCs/>
                            <w:color w:val="auto"/>
                            <w:sz w:val="24"/>
                            <w:szCs w:val="24"/>
                          </w:rPr>
                          <w:t xml:space="preserve"> </w:t>
                        </w:r>
                        <w:r w:rsidR="007E5656">
                          <w:rPr>
                            <w:rFonts w:ascii="Arial" w:hAnsi="Arial" w:cs="Arial"/>
                            <w:b w:val="0"/>
                            <w:bCs/>
                            <w:color w:val="auto"/>
                            <w:sz w:val="24"/>
                            <w:szCs w:val="24"/>
                          </w:rPr>
                          <w:t xml:space="preserve">Use Transform, Round, Round </w:t>
                        </w:r>
                        <w:r w:rsidR="00A75CD0" w:rsidRPr="00A75CD0">
                          <w:rPr>
                            <w:rFonts w:ascii="Arial" w:hAnsi="Arial" w:cs="Arial"/>
                            <w:b w:val="0"/>
                            <w:bCs/>
                            <w:color w:val="auto"/>
                            <w:sz w:val="24"/>
                            <w:szCs w:val="24"/>
                          </w:rPr>
                          <w:t>U</w:t>
                        </w:r>
                        <w:r w:rsidR="00E55A31">
                          <w:rPr>
                            <w:rFonts w:ascii="Arial" w:hAnsi="Arial" w:cs="Arial"/>
                            <w:b w:val="0"/>
                            <w:bCs/>
                            <w:color w:val="auto"/>
                            <w:sz w:val="24"/>
                            <w:szCs w:val="24"/>
                          </w:rPr>
                          <w:t>p on</w:t>
                        </w:r>
                        <w:r w:rsidR="007E5656">
                          <w:rPr>
                            <w:rFonts w:ascii="Arial" w:hAnsi="Arial" w:cs="Arial"/>
                            <w:b w:val="0"/>
                            <w:bCs/>
                            <w:color w:val="auto"/>
                            <w:sz w:val="24"/>
                            <w:szCs w:val="24"/>
                          </w:rPr>
                          <w:t xml:space="preserve"> the right click menu to turn </w:t>
                        </w:r>
                        <w:r w:rsidR="00115611">
                          <w:rPr>
                            <w:rFonts w:ascii="Arial" w:hAnsi="Arial" w:cs="Arial"/>
                            <w:b w:val="0"/>
                            <w:bCs/>
                            <w:color w:val="auto"/>
                            <w:sz w:val="24"/>
                            <w:szCs w:val="24"/>
                          </w:rPr>
                          <w:t>currency into whole numbers</w:t>
                        </w:r>
                        <w:r w:rsidR="00A75CD0">
                          <w:rPr>
                            <w:rFonts w:ascii="Arial" w:hAnsi="Arial" w:cs="Arial"/>
                            <w:b w:val="0"/>
                            <w:bCs/>
                            <w:color w:val="auto"/>
                            <w:sz w:val="24"/>
                            <w:szCs w:val="24"/>
                          </w:rPr>
                          <w:t>.</w:t>
                        </w:r>
                      </w:p>
                      <w:p w14:paraId="3B266428" w14:textId="504D2D04" w:rsidR="006B3C63" w:rsidRPr="006B3C63" w:rsidRDefault="00E55A31" w:rsidP="006B3C63">
                        <w:r>
                          <w:rPr>
                            <w:noProof/>
                          </w:rPr>
                          <w:drawing>
                            <wp:inline distT="0" distB="0" distL="0" distR="0" wp14:anchorId="3BC4C7F2" wp14:editId="63932151">
                              <wp:extent cx="3798627" cy="1296678"/>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65"/>
                                      <a:stretch>
                                        <a:fillRect/>
                                      </a:stretch>
                                    </pic:blipFill>
                                    <pic:spPr>
                                      <a:xfrm>
                                        <a:off x="0" y="0"/>
                                        <a:ext cx="3810297" cy="1300662"/>
                                      </a:xfrm>
                                      <a:prstGeom prst="rect">
                                        <a:avLst/>
                                      </a:prstGeom>
                                    </pic:spPr>
                                  </pic:pic>
                                </a:graphicData>
                              </a:graphic>
                            </wp:inline>
                          </w:drawing>
                        </w:r>
                      </w:p>
                      <w:p w14:paraId="479740F1" w14:textId="2941359E" w:rsidR="007A56A0" w:rsidRDefault="00A75CD0" w:rsidP="00140569">
                        <w:pPr>
                          <w:pStyle w:val="Heading2"/>
                          <w:rPr>
                            <w:rFonts w:ascii="Arial" w:hAnsi="Arial" w:cs="Arial"/>
                            <w:color w:val="0065BA" w:themeColor="accent1" w:themeShade="BF"/>
                            <w:sz w:val="32"/>
                            <w:szCs w:val="32"/>
                          </w:rPr>
                        </w:pPr>
                        <w:r>
                          <w:rPr>
                            <w:rFonts w:ascii="Arial" w:hAnsi="Arial" w:cs="Arial"/>
                            <w:b w:val="0"/>
                            <w:bCs/>
                            <w:color w:val="auto"/>
                            <w:sz w:val="24"/>
                            <w:szCs w:val="24"/>
                          </w:rPr>
                          <w:t>Replace null values with 0 by clicking Replace Values on the right click menu.</w:t>
                        </w:r>
                      </w:p>
                      <w:p w14:paraId="5FCD51CB" w14:textId="3C1120BC" w:rsidR="007A56A0" w:rsidRPr="006945E0" w:rsidRDefault="00195190" w:rsidP="00140569">
                        <w:pPr>
                          <w:pStyle w:val="Heading2"/>
                          <w:rPr>
                            <w:rFonts w:ascii="Arial" w:hAnsi="Arial" w:cs="Arial"/>
                            <w:b w:val="0"/>
                            <w:bCs/>
                            <w:color w:val="auto"/>
                            <w:sz w:val="24"/>
                            <w:szCs w:val="24"/>
                          </w:rPr>
                        </w:pPr>
                        <w:r w:rsidRPr="006945E0">
                          <w:rPr>
                            <w:rFonts w:ascii="Arial" w:hAnsi="Arial" w:cs="Arial"/>
                            <w:b w:val="0"/>
                            <w:bCs/>
                            <w:color w:val="auto"/>
                            <w:sz w:val="24"/>
                            <w:szCs w:val="24"/>
                          </w:rPr>
                          <w:t xml:space="preserve">Finally </w:t>
                        </w:r>
                        <w:r w:rsidR="006945E0" w:rsidRPr="006945E0">
                          <w:rPr>
                            <w:rFonts w:ascii="Arial" w:hAnsi="Arial" w:cs="Arial"/>
                            <w:b w:val="0"/>
                            <w:bCs/>
                            <w:color w:val="auto"/>
                            <w:sz w:val="24"/>
                            <w:szCs w:val="24"/>
                          </w:rPr>
                          <w:t>Close and Save in the top left corner to go back to excel with the data.</w:t>
                        </w:r>
                      </w:p>
                      <w:p w14:paraId="5860885C" w14:textId="6B05893E" w:rsidR="001D0C41" w:rsidRDefault="001D0C41" w:rsidP="00140569">
                        <w:pPr>
                          <w:pStyle w:val="Heading2"/>
                          <w:rPr>
                            <w:noProof/>
                          </w:rPr>
                        </w:pPr>
                        <w:r>
                          <w:rPr>
                            <w:noProof/>
                          </w:rPr>
                          <w:drawing>
                            <wp:inline distT="0" distB="0" distL="0" distR="0" wp14:anchorId="4E6F1006" wp14:editId="4BCAEC37">
                              <wp:extent cx="2729552" cy="1361488"/>
                              <wp:effectExtent l="0" t="0" r="0" b="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66"/>
                                      <a:stretch>
                                        <a:fillRect/>
                                      </a:stretch>
                                    </pic:blipFill>
                                    <pic:spPr>
                                      <a:xfrm>
                                        <a:off x="0" y="0"/>
                                        <a:ext cx="2743071" cy="1368231"/>
                                      </a:xfrm>
                                      <a:prstGeom prst="rect">
                                        <a:avLst/>
                                      </a:prstGeom>
                                    </pic:spPr>
                                  </pic:pic>
                                </a:graphicData>
                              </a:graphic>
                            </wp:inline>
                          </w:drawing>
                        </w:r>
                      </w:p>
                      <w:p w14:paraId="23CA22C4" w14:textId="497A1671" w:rsidR="007A56A0" w:rsidRPr="001278A6" w:rsidRDefault="008E5512" w:rsidP="00140569">
                        <w:pPr>
                          <w:pStyle w:val="Heading2"/>
                          <w:rPr>
                            <w:rFonts w:ascii="Arial" w:hAnsi="Arial" w:cs="Arial"/>
                            <w:b w:val="0"/>
                            <w:bCs/>
                            <w:color w:val="auto"/>
                            <w:sz w:val="24"/>
                            <w:szCs w:val="24"/>
                          </w:rPr>
                        </w:pPr>
                        <w:r>
                          <w:rPr>
                            <w:rFonts w:ascii="Arial" w:hAnsi="Arial" w:cs="Arial"/>
                            <w:b w:val="0"/>
                            <w:bCs/>
                            <w:color w:val="auto"/>
                            <w:sz w:val="24"/>
                            <w:szCs w:val="24"/>
                          </w:rPr>
                          <w:t>.</w:t>
                        </w:r>
                      </w:p>
                      <w:p w14:paraId="6FF1E6F1" w14:textId="77777777" w:rsidR="007A56A0" w:rsidRDefault="007A56A0" w:rsidP="00140569">
                        <w:pPr>
                          <w:pStyle w:val="Heading2"/>
                          <w:rPr>
                            <w:rFonts w:ascii="Arial" w:hAnsi="Arial" w:cs="Arial"/>
                            <w:color w:val="0065BA" w:themeColor="accent1" w:themeShade="BF"/>
                            <w:sz w:val="32"/>
                            <w:szCs w:val="32"/>
                          </w:rPr>
                        </w:pPr>
                      </w:p>
                      <w:p w14:paraId="5B41A5E9" w14:textId="77777777" w:rsidR="007A56A0" w:rsidRDefault="007A56A0" w:rsidP="00140569">
                        <w:pPr>
                          <w:pStyle w:val="Heading2"/>
                          <w:rPr>
                            <w:rFonts w:ascii="Arial" w:hAnsi="Arial" w:cs="Arial"/>
                            <w:color w:val="0065BA" w:themeColor="accent1" w:themeShade="BF"/>
                            <w:sz w:val="32"/>
                            <w:szCs w:val="32"/>
                          </w:rPr>
                        </w:pPr>
                      </w:p>
                      <w:p w14:paraId="4EE3DA11" w14:textId="77777777" w:rsidR="007A56A0" w:rsidRDefault="007A56A0" w:rsidP="00140569">
                        <w:pPr>
                          <w:pStyle w:val="Heading2"/>
                          <w:rPr>
                            <w:rFonts w:ascii="Arial" w:hAnsi="Arial" w:cs="Arial"/>
                            <w:color w:val="0065BA" w:themeColor="accent1" w:themeShade="BF"/>
                            <w:sz w:val="32"/>
                            <w:szCs w:val="32"/>
                          </w:rPr>
                        </w:pPr>
                      </w:p>
                      <w:p w14:paraId="08064A11" w14:textId="77777777" w:rsidR="007A56A0" w:rsidRDefault="007A56A0" w:rsidP="00140569">
                        <w:pPr>
                          <w:pStyle w:val="Heading2"/>
                          <w:rPr>
                            <w:rFonts w:ascii="Arial" w:hAnsi="Arial" w:cs="Arial"/>
                            <w:color w:val="0065BA" w:themeColor="accent1" w:themeShade="BF"/>
                            <w:sz w:val="32"/>
                            <w:szCs w:val="32"/>
                          </w:rPr>
                        </w:pPr>
                      </w:p>
                      <w:p w14:paraId="5AB8940C" w14:textId="77777777" w:rsidR="007A56A0" w:rsidRDefault="007A56A0" w:rsidP="00140569">
                        <w:pPr>
                          <w:pStyle w:val="Heading2"/>
                          <w:rPr>
                            <w:rFonts w:ascii="Arial" w:hAnsi="Arial" w:cs="Arial"/>
                            <w:color w:val="0065BA" w:themeColor="accent1" w:themeShade="BF"/>
                            <w:sz w:val="32"/>
                            <w:szCs w:val="32"/>
                          </w:rPr>
                        </w:pPr>
                      </w:p>
                      <w:p w14:paraId="07BC7DE5" w14:textId="77777777" w:rsidR="007A56A0" w:rsidRDefault="007A56A0" w:rsidP="00140569">
                        <w:pPr>
                          <w:pStyle w:val="Heading2"/>
                          <w:rPr>
                            <w:rFonts w:ascii="Arial" w:hAnsi="Arial" w:cs="Arial"/>
                            <w:color w:val="0065BA" w:themeColor="accent1" w:themeShade="BF"/>
                            <w:sz w:val="32"/>
                            <w:szCs w:val="32"/>
                          </w:rPr>
                        </w:pPr>
                      </w:p>
                      <w:p w14:paraId="727C1D6A" w14:textId="77777777" w:rsidR="007A56A0" w:rsidRDefault="007A56A0" w:rsidP="00140569">
                        <w:pPr>
                          <w:pStyle w:val="Heading2"/>
                          <w:rPr>
                            <w:rFonts w:ascii="Arial" w:hAnsi="Arial" w:cs="Arial"/>
                            <w:color w:val="0065BA" w:themeColor="accent1" w:themeShade="BF"/>
                            <w:sz w:val="32"/>
                            <w:szCs w:val="32"/>
                          </w:rPr>
                        </w:pPr>
                      </w:p>
                      <w:p w14:paraId="0D30F904" w14:textId="653662E0" w:rsidR="00140569" w:rsidRDefault="00E7225C" w:rsidP="00140569">
                        <w:pPr>
                          <w:pStyle w:val="Heading2"/>
                          <w:rPr>
                            <w:rFonts w:ascii="Arial" w:hAnsi="Arial" w:cs="Arial"/>
                            <w:color w:val="0065BA" w:themeColor="accent1" w:themeShade="BF"/>
                            <w:sz w:val="32"/>
                            <w:szCs w:val="32"/>
                          </w:rPr>
                        </w:pPr>
                        <w:r>
                          <w:rPr>
                            <w:rFonts w:ascii="Arial" w:hAnsi="Arial" w:cs="Arial"/>
                            <w:color w:val="0065BA" w:themeColor="accent1" w:themeShade="BF"/>
                            <w:sz w:val="32"/>
                            <w:szCs w:val="32"/>
                          </w:rPr>
                          <w:t xml:space="preserve">Presentation of workflow </w:t>
                        </w:r>
                      </w:p>
                      <w:p w14:paraId="0566D235" w14:textId="2242E192" w:rsidR="00FA3505" w:rsidRPr="00EF75C2" w:rsidRDefault="00FA3505" w:rsidP="00FA3505">
                        <w:pPr>
                          <w:rPr>
                            <w:rFonts w:ascii="Arial" w:hAnsi="Arial" w:cs="Arial"/>
                            <w:b w:val="0"/>
                            <w:bCs/>
                          </w:rPr>
                        </w:pPr>
                        <w:r w:rsidRPr="00EF75C2">
                          <w:rPr>
                            <w:rFonts w:ascii="Arial" w:hAnsi="Arial" w:cs="Arial"/>
                            <w:b w:val="0"/>
                            <w:bCs/>
                          </w:rPr>
                          <w:t xml:space="preserve">Two basic but different tasks will be presented using </w:t>
                        </w:r>
                        <w:r w:rsidR="003E334F" w:rsidRPr="00EF75C2">
                          <w:rPr>
                            <w:rFonts w:ascii="Arial" w:hAnsi="Arial" w:cs="Arial"/>
                            <w:b w:val="0"/>
                            <w:bCs/>
                          </w:rPr>
                          <w:t xml:space="preserve">excel </w:t>
                        </w:r>
                        <w:r w:rsidR="00F512FF" w:rsidRPr="00EF75C2">
                          <w:rPr>
                            <w:rFonts w:ascii="Arial" w:hAnsi="Arial" w:cs="Arial"/>
                            <w:b w:val="0"/>
                            <w:bCs/>
                          </w:rPr>
                          <w:t xml:space="preserve">to structure data, organize the data </w:t>
                        </w:r>
                        <w:r w:rsidR="00EF75C2" w:rsidRPr="00EF75C2">
                          <w:rPr>
                            <w:rFonts w:ascii="Arial" w:hAnsi="Arial" w:cs="Arial"/>
                            <w:b w:val="0"/>
                            <w:bCs/>
                          </w:rPr>
                          <w:t>and filter its columns.</w:t>
                        </w:r>
                      </w:p>
                      <w:p w14:paraId="500913E7" w14:textId="13857CD6" w:rsidR="00830FD8" w:rsidRDefault="00675306">
                        <w:pPr>
                          <w:pStyle w:val="ListParagraph"/>
                          <w:numPr>
                            <w:ilvl w:val="0"/>
                            <w:numId w:val="10"/>
                          </w:numPr>
                          <w:rPr>
                            <w:rFonts w:ascii="Arial" w:hAnsi="Arial" w:cs="Arial"/>
                            <w:b w:val="0"/>
                            <w:bCs/>
                          </w:rPr>
                        </w:pPr>
                        <w:r>
                          <w:rPr>
                            <w:rFonts w:ascii="Arial" w:hAnsi="Arial" w:cs="Arial"/>
                            <w:b w:val="0"/>
                            <w:bCs/>
                          </w:rPr>
                          <w:t xml:space="preserve">Creating a table, </w:t>
                        </w:r>
                        <w:r w:rsidR="00FA3505">
                          <w:rPr>
                            <w:rFonts w:ascii="Arial" w:hAnsi="Arial" w:cs="Arial"/>
                            <w:b w:val="0"/>
                            <w:bCs/>
                          </w:rPr>
                          <w:t>sorting,</w:t>
                        </w:r>
                        <w:r>
                          <w:rPr>
                            <w:rFonts w:ascii="Arial" w:hAnsi="Arial" w:cs="Arial"/>
                            <w:b w:val="0"/>
                            <w:bCs/>
                          </w:rPr>
                          <w:t xml:space="preserve"> and filtering data </w:t>
                        </w:r>
                      </w:p>
                      <w:p w14:paraId="08D740DC" w14:textId="6365417A" w:rsidR="00FA3505" w:rsidRPr="00675306" w:rsidRDefault="00FA3505">
                        <w:pPr>
                          <w:pStyle w:val="ListParagraph"/>
                          <w:numPr>
                            <w:ilvl w:val="0"/>
                            <w:numId w:val="10"/>
                          </w:numPr>
                          <w:rPr>
                            <w:rFonts w:ascii="Arial" w:hAnsi="Arial" w:cs="Arial"/>
                            <w:b w:val="0"/>
                            <w:bCs/>
                          </w:rPr>
                        </w:pPr>
                        <w:r>
                          <w:rPr>
                            <w:rFonts w:ascii="Arial" w:hAnsi="Arial" w:cs="Arial"/>
                            <w:b w:val="0"/>
                            <w:bCs/>
                          </w:rPr>
                          <w:t>Creating a drop-list for data validation</w:t>
                        </w:r>
                      </w:p>
                      <w:p w14:paraId="2ACDC022" w14:textId="77777777" w:rsidR="00140569" w:rsidRDefault="00140569" w:rsidP="00140569">
                        <w:pPr>
                          <w:pStyle w:val="Content"/>
                        </w:pPr>
                      </w:p>
                      <w:p w14:paraId="32509C3D" w14:textId="51D4C27C" w:rsidR="00140569" w:rsidRDefault="00FE0DFD" w:rsidP="00140569">
                        <w:pPr>
                          <w:pStyle w:val="Content"/>
                          <w:rPr>
                            <w:rFonts w:ascii="Arial" w:hAnsi="Arial" w:cs="Arial"/>
                            <w:b/>
                            <w:bCs/>
                            <w:color w:val="0065BA" w:themeColor="accent1" w:themeShade="BF"/>
                            <w:sz w:val="32"/>
                            <w:szCs w:val="32"/>
                          </w:rPr>
                        </w:pPr>
                        <w:r w:rsidRPr="00FC2676">
                          <w:rPr>
                            <w:rFonts w:ascii="Arial" w:hAnsi="Arial" w:cs="Arial"/>
                            <w:b/>
                            <w:bCs/>
                            <w:color w:val="0065BA" w:themeColor="accent1" w:themeShade="BF"/>
                            <w:sz w:val="32"/>
                            <w:szCs w:val="32"/>
                          </w:rPr>
                          <w:t xml:space="preserve">Creating a table in Excel </w:t>
                        </w:r>
                      </w:p>
                      <w:p w14:paraId="6A360369" w14:textId="77777777" w:rsidR="00A647C9" w:rsidRPr="00FC2676" w:rsidRDefault="00A647C9" w:rsidP="00140569">
                        <w:pPr>
                          <w:pStyle w:val="Content"/>
                          <w:rPr>
                            <w:rFonts w:ascii="Arial" w:hAnsi="Arial" w:cs="Arial"/>
                            <w:b/>
                            <w:bCs/>
                            <w:color w:val="0065BA" w:themeColor="accent1" w:themeShade="BF"/>
                            <w:sz w:val="32"/>
                            <w:szCs w:val="32"/>
                          </w:rPr>
                        </w:pPr>
                      </w:p>
                      <w:p w14:paraId="29E6B350" w14:textId="77777777" w:rsidR="00FE0DFD" w:rsidRDefault="00FE0DFD" w:rsidP="00140569">
                        <w:pPr>
                          <w:pStyle w:val="Content"/>
                        </w:pPr>
                      </w:p>
                      <w:p w14:paraId="5986995D" w14:textId="77777777" w:rsidR="00140569" w:rsidRDefault="00140569" w:rsidP="00140569">
                        <w:pPr>
                          <w:pStyle w:val="Content"/>
                        </w:pPr>
                      </w:p>
                    </w:txbxContent>
                  </v:textbox>
                  <w10:wrap type="tight"/>
                </v:shape>
              </w:pict>
            </mc:Fallback>
          </mc:AlternateContent>
        </w:r>
      </w:del>
    </w:p>
    <w:p w14:paraId="4E6BD674" w14:textId="7544052A" w:rsidR="001A25A8" w:rsidRDefault="00140569" w:rsidP="001F0AF0">
      <w:pPr>
        <w:spacing w:after="200"/>
      </w:pPr>
      <w:del w:id="11" w:author="Parisa Azimivahdat" w:date="2023-02-07T06:43:00Z">
        <w:r w:rsidRPr="00140569">
          <w:rPr>
            <w:noProof/>
          </w:rPr>
          <w:lastRenderedPageBreak/>
          <mc:AlternateContent>
            <mc:Choice Requires="wps">
              <w:drawing>
                <wp:inline distT="0" distB="0" distL="0" distR="0" wp14:anchorId="3D8C4FCF" wp14:editId="6DBAEA20">
                  <wp:extent cx="6516414" cy="8594725"/>
                  <wp:effectExtent l="0" t="0" r="0" b="0"/>
                  <wp:docPr id="12" name="Text Box 12"/>
                  <wp:cNvGraphicFramePr/>
                  <a:graphic xmlns:a="http://schemas.openxmlformats.org/drawingml/2006/main">
                    <a:graphicData uri="http://schemas.microsoft.com/office/word/2010/wordprocessingShape">
                      <wps:wsp>
                        <wps:cNvSpPr txBox="1"/>
                        <wps:spPr>
                          <a:xfrm>
                            <a:off x="0" y="0"/>
                            <a:ext cx="6516414" cy="8594725"/>
                          </a:xfrm>
                          <a:prstGeom prst="rect">
                            <a:avLst/>
                          </a:prstGeom>
                          <a:noFill/>
                          <a:ln w="6350">
                            <a:noFill/>
                          </a:ln>
                        </wps:spPr>
                        <wps:txbx>
                          <w:txbxContent>
                            <w:p w14:paraId="172DBE71" w14:textId="6BBBD845" w:rsidR="008E5512" w:rsidRDefault="008F50B3" w:rsidP="00140569">
                              <w:pPr>
                                <w:pStyle w:val="Heading2"/>
                                <w:rPr>
                                  <w:rFonts w:ascii="Arial" w:hAnsi="Arial" w:cs="Arial"/>
                                  <w:color w:val="auto"/>
                                  <w:sz w:val="24"/>
                                  <w:szCs w:val="24"/>
                                </w:rPr>
                              </w:pPr>
                              <w:r w:rsidRPr="00420672">
                                <w:rPr>
                                  <w:rFonts w:ascii="Arial" w:hAnsi="Arial" w:cs="Arial"/>
                                  <w:color w:val="auto"/>
                                  <w:sz w:val="24"/>
                                  <w:szCs w:val="24"/>
                                </w:rPr>
                                <w:t xml:space="preserve">STEP 3 </w:t>
                              </w:r>
                            </w:p>
                            <w:p w14:paraId="2064CC80" w14:textId="560600AC" w:rsidR="0016700D" w:rsidRPr="0016700D" w:rsidRDefault="0016700D" w:rsidP="0016700D">
                              <w:r>
                                <w:rPr>
                                  <w:rFonts w:ascii="Arial" w:hAnsi="Arial" w:cs="Arial"/>
                                  <w:b w:val="0"/>
                                  <w:bCs/>
                                  <w:color w:val="auto"/>
                                  <w:sz w:val="24"/>
                                  <w:szCs w:val="24"/>
                                </w:rPr>
                                <w:t>Create a pivot table by clicking on Insert and from Tables choose Recommended Pivot Tables</w:t>
                              </w:r>
                            </w:p>
                            <w:p w14:paraId="1515953C" w14:textId="0EFA08A2" w:rsidR="008E5512" w:rsidRPr="008F50B3" w:rsidRDefault="008F50B3" w:rsidP="00140569">
                              <w:pPr>
                                <w:pStyle w:val="Heading2"/>
                                <w:rPr>
                                  <w:rFonts w:ascii="Arial" w:hAnsi="Arial" w:cs="Arial"/>
                                  <w:b w:val="0"/>
                                  <w:bCs/>
                                  <w:color w:val="auto"/>
                                  <w:sz w:val="24"/>
                                  <w:szCs w:val="24"/>
                                </w:rPr>
                              </w:pPr>
                              <w:r w:rsidRPr="008F50B3">
                                <w:rPr>
                                  <w:rFonts w:ascii="Arial" w:hAnsi="Arial" w:cs="Arial"/>
                                  <w:b w:val="0"/>
                                  <w:bCs/>
                                  <w:color w:val="auto"/>
                                  <w:sz w:val="24"/>
                                  <w:szCs w:val="24"/>
                                </w:rPr>
                                <w:t>Selec</w:t>
                              </w:r>
                              <w:r>
                                <w:rPr>
                                  <w:rFonts w:ascii="Arial" w:hAnsi="Arial" w:cs="Arial"/>
                                  <w:b w:val="0"/>
                                  <w:bCs/>
                                  <w:color w:val="auto"/>
                                  <w:sz w:val="24"/>
                                  <w:szCs w:val="24"/>
                                </w:rPr>
                                <w:t xml:space="preserve">t the </w:t>
                              </w:r>
                              <w:r w:rsidR="00732CFA">
                                <w:rPr>
                                  <w:rFonts w:ascii="Arial" w:hAnsi="Arial" w:cs="Arial"/>
                                  <w:b w:val="0"/>
                                  <w:bCs/>
                                  <w:color w:val="auto"/>
                                  <w:sz w:val="24"/>
                                  <w:szCs w:val="24"/>
                                </w:rPr>
                                <w:t xml:space="preserve">pivot table and click on </w:t>
                              </w:r>
                              <w:r w:rsidR="00BB3C7A">
                                <w:rPr>
                                  <w:rFonts w:ascii="Arial" w:hAnsi="Arial" w:cs="Arial"/>
                                  <w:b w:val="0"/>
                                  <w:bCs/>
                                  <w:color w:val="auto"/>
                                  <w:sz w:val="24"/>
                                  <w:szCs w:val="24"/>
                                </w:rPr>
                                <w:t xml:space="preserve">Pivot Chart. Select </w:t>
                              </w:r>
                              <w:r w:rsidR="00CD5D67">
                                <w:rPr>
                                  <w:rFonts w:ascii="Arial" w:hAnsi="Arial" w:cs="Arial"/>
                                  <w:b w:val="0"/>
                                  <w:bCs/>
                                  <w:color w:val="auto"/>
                                  <w:sz w:val="24"/>
                                  <w:szCs w:val="24"/>
                                </w:rPr>
                                <w:t>Column</w:t>
                              </w:r>
                              <w:r w:rsidR="00BB3C7A">
                                <w:rPr>
                                  <w:rFonts w:ascii="Arial" w:hAnsi="Arial" w:cs="Arial"/>
                                  <w:b w:val="0"/>
                                  <w:bCs/>
                                  <w:color w:val="auto"/>
                                  <w:sz w:val="24"/>
                                  <w:szCs w:val="24"/>
                                </w:rPr>
                                <w:t xml:space="preserve"> Chart.</w:t>
                              </w:r>
                            </w:p>
                            <w:p w14:paraId="5498BD6D" w14:textId="406A2DDD" w:rsidR="008E5512" w:rsidRDefault="00BB3C7A" w:rsidP="00140569">
                              <w:pPr>
                                <w:pStyle w:val="Heading2"/>
                                <w:rPr>
                                  <w:rFonts w:ascii="Arial" w:hAnsi="Arial" w:cs="Arial"/>
                                  <w:color w:val="0065BA" w:themeColor="accent1" w:themeShade="BF"/>
                                  <w:sz w:val="32"/>
                                  <w:szCs w:val="32"/>
                                </w:rPr>
                              </w:pPr>
                              <w:r>
                                <w:rPr>
                                  <w:noProof/>
                                </w:rPr>
                                <w:drawing>
                                  <wp:inline distT="0" distB="0" distL="0" distR="0" wp14:anchorId="1620D062" wp14:editId="03E6EC7D">
                                    <wp:extent cx="2627586" cy="817035"/>
                                    <wp:effectExtent l="0" t="0" r="1905" b="2540"/>
                                    <wp:docPr id="66" name="Picture 6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omputer&#10;&#10;Description automatically generated with medium confidence"/>
                                            <pic:cNvPicPr/>
                                          </pic:nvPicPr>
                                          <pic:blipFill>
                                            <a:blip r:embed="rId67"/>
                                            <a:stretch>
                                              <a:fillRect/>
                                            </a:stretch>
                                          </pic:blipFill>
                                          <pic:spPr>
                                            <a:xfrm>
                                              <a:off x="0" y="0"/>
                                              <a:ext cx="2628659" cy="817369"/>
                                            </a:xfrm>
                                            <a:prstGeom prst="rect">
                                              <a:avLst/>
                                            </a:prstGeom>
                                          </pic:spPr>
                                        </pic:pic>
                                      </a:graphicData>
                                    </a:graphic>
                                  </wp:inline>
                                </w:drawing>
                              </w:r>
                            </w:p>
                            <w:p w14:paraId="446E4C2E" w14:textId="087466E0" w:rsidR="00045992" w:rsidRPr="00487F11" w:rsidRDefault="00CD5D67" w:rsidP="00045992">
                              <w:pPr>
                                <w:rPr>
                                  <w:rFonts w:ascii="Arial" w:hAnsi="Arial" w:cs="Arial"/>
                                  <w:b w:val="0"/>
                                  <w:bCs/>
                                  <w:sz w:val="24"/>
                                  <w:szCs w:val="24"/>
                                </w:rPr>
                              </w:pPr>
                              <w:r w:rsidRPr="00487F11">
                                <w:rPr>
                                  <w:rFonts w:ascii="Arial" w:hAnsi="Arial" w:cs="Arial"/>
                                  <w:b w:val="0"/>
                                  <w:bCs/>
                                  <w:sz w:val="24"/>
                                  <w:szCs w:val="24"/>
                                </w:rPr>
                                <w:t>Rename the chart by double clicking in the default name</w:t>
                              </w:r>
                              <w:r w:rsidR="00E93427" w:rsidRPr="00487F11">
                                <w:rPr>
                                  <w:rFonts w:ascii="Arial" w:hAnsi="Arial" w:cs="Arial"/>
                                  <w:b w:val="0"/>
                                  <w:bCs/>
                                  <w:sz w:val="24"/>
                                  <w:szCs w:val="24"/>
                                </w:rPr>
                                <w:t>.</w:t>
                              </w:r>
                            </w:p>
                            <w:p w14:paraId="7C27125B" w14:textId="2A83C361" w:rsidR="008E5512" w:rsidRDefault="00045992" w:rsidP="00140569">
                              <w:pPr>
                                <w:pStyle w:val="Heading2"/>
                                <w:rPr>
                                  <w:rFonts w:ascii="Arial" w:hAnsi="Arial" w:cs="Arial"/>
                                  <w:color w:val="0065BA" w:themeColor="accent1" w:themeShade="BF"/>
                                  <w:sz w:val="32"/>
                                  <w:szCs w:val="32"/>
                                </w:rPr>
                              </w:pPr>
                              <w:r>
                                <w:rPr>
                                  <w:noProof/>
                                </w:rPr>
                                <w:drawing>
                                  <wp:inline distT="0" distB="0" distL="0" distR="0" wp14:anchorId="1BEB28C5" wp14:editId="072C0FE3">
                                    <wp:extent cx="6257143" cy="3076190"/>
                                    <wp:effectExtent l="0" t="0" r="0" b="0"/>
                                    <wp:docPr id="69" name="Picture 6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bar chart&#10;&#10;Description automatically generated"/>
                                            <pic:cNvPicPr/>
                                          </pic:nvPicPr>
                                          <pic:blipFill>
                                            <a:blip r:embed="rId68"/>
                                            <a:stretch>
                                              <a:fillRect/>
                                            </a:stretch>
                                          </pic:blipFill>
                                          <pic:spPr>
                                            <a:xfrm>
                                              <a:off x="0" y="0"/>
                                              <a:ext cx="6257143" cy="3076190"/>
                                            </a:xfrm>
                                            <a:prstGeom prst="rect">
                                              <a:avLst/>
                                            </a:prstGeom>
                                          </pic:spPr>
                                        </pic:pic>
                                      </a:graphicData>
                                    </a:graphic>
                                  </wp:inline>
                                </w:drawing>
                              </w:r>
                            </w:p>
                            <w:p w14:paraId="28DC0CCB" w14:textId="77777777" w:rsidR="008E5512" w:rsidRDefault="008E5512" w:rsidP="00140569">
                              <w:pPr>
                                <w:pStyle w:val="Heading2"/>
                                <w:rPr>
                                  <w:rFonts w:ascii="Arial" w:hAnsi="Arial" w:cs="Arial"/>
                                  <w:color w:val="0065BA" w:themeColor="accent1" w:themeShade="BF"/>
                                  <w:sz w:val="32"/>
                                  <w:szCs w:val="32"/>
                                </w:rPr>
                              </w:pPr>
                            </w:p>
                            <w:p w14:paraId="6042A821" w14:textId="766331F5" w:rsidR="008E5512" w:rsidRDefault="008E5512" w:rsidP="00140569">
                              <w:pPr>
                                <w:pStyle w:val="Heading2"/>
                                <w:rPr>
                                  <w:rFonts w:ascii="Arial" w:hAnsi="Arial" w:cs="Arial"/>
                                  <w:color w:val="0065BA" w:themeColor="accent1" w:themeShade="BF"/>
                                  <w:sz w:val="32"/>
                                  <w:szCs w:val="32"/>
                                </w:rPr>
                              </w:pPr>
                            </w:p>
                            <w:p w14:paraId="36D2C14F" w14:textId="77777777" w:rsidR="008E5512" w:rsidRDefault="008E5512" w:rsidP="00140569">
                              <w:pPr>
                                <w:pStyle w:val="Heading2"/>
                                <w:rPr>
                                  <w:rFonts w:ascii="Arial" w:hAnsi="Arial" w:cs="Arial"/>
                                  <w:color w:val="0065BA" w:themeColor="accent1" w:themeShade="BF"/>
                                  <w:sz w:val="32"/>
                                  <w:szCs w:val="32"/>
                                </w:rPr>
                              </w:pPr>
                            </w:p>
                            <w:p w14:paraId="402FF8CE" w14:textId="77777777" w:rsidR="008E5512" w:rsidRDefault="008E5512" w:rsidP="00140569">
                              <w:pPr>
                                <w:pStyle w:val="Heading2"/>
                                <w:rPr>
                                  <w:rFonts w:ascii="Arial" w:hAnsi="Arial" w:cs="Arial"/>
                                  <w:color w:val="0065BA" w:themeColor="accent1" w:themeShade="BF"/>
                                  <w:sz w:val="32"/>
                                  <w:szCs w:val="32"/>
                                </w:rPr>
                              </w:pPr>
                            </w:p>
                            <w:p w14:paraId="4F090F4B" w14:textId="77777777" w:rsidR="008E5512" w:rsidRDefault="008E5512" w:rsidP="00140569">
                              <w:pPr>
                                <w:pStyle w:val="Heading2"/>
                                <w:rPr>
                                  <w:rFonts w:ascii="Arial" w:hAnsi="Arial" w:cs="Arial"/>
                                  <w:color w:val="0065BA" w:themeColor="accent1" w:themeShade="BF"/>
                                  <w:sz w:val="32"/>
                                  <w:szCs w:val="32"/>
                                </w:rPr>
                              </w:pPr>
                            </w:p>
                            <w:p w14:paraId="790D95C2" w14:textId="77777777" w:rsidR="008E5512" w:rsidRDefault="008E5512" w:rsidP="00140569">
                              <w:pPr>
                                <w:pStyle w:val="Heading2"/>
                                <w:rPr>
                                  <w:rFonts w:ascii="Arial" w:hAnsi="Arial" w:cs="Arial"/>
                                  <w:color w:val="0065BA" w:themeColor="accent1" w:themeShade="BF"/>
                                  <w:sz w:val="32"/>
                                  <w:szCs w:val="32"/>
                                </w:rPr>
                              </w:pPr>
                            </w:p>
                            <w:p w14:paraId="76D49FCC" w14:textId="77777777" w:rsidR="008E5512" w:rsidRDefault="008E5512" w:rsidP="00140569">
                              <w:pPr>
                                <w:pStyle w:val="Heading2"/>
                                <w:rPr>
                                  <w:rFonts w:ascii="Arial" w:hAnsi="Arial" w:cs="Arial"/>
                                  <w:color w:val="0065BA" w:themeColor="accent1" w:themeShade="BF"/>
                                  <w:sz w:val="32"/>
                                  <w:szCs w:val="32"/>
                                </w:rPr>
                              </w:pPr>
                            </w:p>
                            <w:p w14:paraId="2C01B97D" w14:textId="19373ABA" w:rsidR="00140569" w:rsidRPr="00375636" w:rsidRDefault="00140569" w:rsidP="00140569">
                              <w:pPr>
                                <w:pStyle w:val="Heading2"/>
                                <w:rPr>
                                  <w:rFonts w:ascii="Arial" w:hAnsi="Arial" w:cs="Arial"/>
                                  <w:color w:val="0065BA" w:themeColor="accent1" w:themeShade="BF"/>
                                  <w:sz w:val="32"/>
                                  <w:szCs w:val="32"/>
                                </w:rPr>
                              </w:pPr>
                              <w:r w:rsidRPr="00375636">
                                <w:rPr>
                                  <w:rFonts w:ascii="Arial" w:hAnsi="Arial" w:cs="Arial"/>
                                  <w:color w:val="0065BA" w:themeColor="accent1" w:themeShade="BF"/>
                                  <w:sz w:val="32"/>
                                  <w:szCs w:val="32"/>
                                </w:rPr>
                                <w:t>Sorting Techniques</w:t>
                              </w:r>
                            </w:p>
                            <w:p w14:paraId="5935C767" w14:textId="77777777" w:rsidR="00140569" w:rsidRDefault="00140569" w:rsidP="00140569">
                              <w:pPr>
                                <w:pStyle w:val="ListBullet"/>
                              </w:pPr>
                              <w:r>
                                <w:t>Bubble sort: orders the list by comparing adjacent elements one by one throughout the list.</w:t>
                              </w:r>
                            </w:p>
                            <w:p w14:paraId="7F2F8FD5" w14:textId="77777777" w:rsidR="00140569" w:rsidRDefault="00140569" w:rsidP="00140569">
                              <w:pPr>
                                <w:pStyle w:val="ListBullet"/>
                              </w:pPr>
                              <w:r>
                                <w:t xml:space="preserve">Merge Sort: Repeatedly dividing the list in half and sorting it until all elements are separated and ordered. </w:t>
                              </w:r>
                            </w:p>
                            <w:p w14:paraId="5EADE147" w14:textId="77777777" w:rsidR="00140569" w:rsidRDefault="00140569" w:rsidP="00140569">
                              <w:pPr>
                                <w:pStyle w:val="ListBullet"/>
                              </w:pPr>
                              <w:r>
                                <w:t>Insertion Sort: sorts the list by looking for the greater value and placing it in order, starting from the second and comparing it with the previous value in the list.</w:t>
                              </w:r>
                            </w:p>
                            <w:p w14:paraId="4FA84738" w14:textId="77777777" w:rsidR="00140569" w:rsidRDefault="00140569" w:rsidP="00140569">
                              <w:pPr>
                                <w:pStyle w:val="ListBullet"/>
                              </w:pPr>
                              <w:r>
                                <w:t>Selection Sort: The list is put in two stacks, the sorted and the unsorted, and then ordered step by step.</w:t>
                              </w:r>
                            </w:p>
                            <w:p w14:paraId="05C114CD" w14:textId="77777777" w:rsidR="00140569" w:rsidRDefault="00140569" w:rsidP="00140569">
                              <w:pPr>
                                <w:pStyle w:val="ListBullet"/>
                              </w:pPr>
                              <w:r>
                                <w:t xml:space="preserve">Quick Sort: similar to merge sort, the array is sorted by a selected pivot value which all other elements are compared to and ordered by. </w:t>
                              </w:r>
                            </w:p>
                            <w:p w14:paraId="5B47ADB3" w14:textId="77777777" w:rsidR="00140569" w:rsidRDefault="00140569" w:rsidP="00140569">
                              <w:pPr>
                                <w:pStyle w:val="ListBullet"/>
                                <w:numPr>
                                  <w:ilvl w:val="0"/>
                                  <w:numId w:val="0"/>
                                </w:numPr>
                                <w:ind w:left="360"/>
                              </w:pPr>
                            </w:p>
                            <w:p w14:paraId="67DF92D4" w14:textId="77777777" w:rsidR="00140569" w:rsidRDefault="00140569" w:rsidP="00140569">
                              <w:pPr>
                                <w:pStyle w:val="Heading2"/>
                              </w:pPr>
                              <w:r w:rsidRPr="00375636">
                                <w:rPr>
                                  <w:rFonts w:ascii="Arial" w:hAnsi="Arial" w:cs="Arial"/>
                                  <w:color w:val="0065BA" w:themeColor="accent1" w:themeShade="BF"/>
                                  <w:sz w:val="32"/>
                                  <w:szCs w:val="32"/>
                                </w:rPr>
                                <w:t>Boolean Logic</w:t>
                              </w:r>
                              <w:r>
                                <w:rPr>
                                  <w:noProof/>
                                </w:rPr>
                                <w:drawing>
                                  <wp:inline distT="0" distB="0" distL="0" distR="0" wp14:anchorId="75992257" wp14:editId="0EC755A6">
                                    <wp:extent cx="2668270" cy="1584325"/>
                                    <wp:effectExtent l="0" t="0" r="0" b="0"/>
                                    <wp:docPr id="15" name="Picture 15" descr="Two-input Boolean logic functions at the single promoter level i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o-input Boolean logic functions at the single promoter level in... |  Download Scientific 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8270" cy="1584325"/>
                                            </a:xfrm>
                                            <a:prstGeom prst="rect">
                                              <a:avLst/>
                                            </a:prstGeom>
                                            <a:noFill/>
                                            <a:ln>
                                              <a:noFill/>
                                            </a:ln>
                                          </pic:spPr>
                                        </pic:pic>
                                      </a:graphicData>
                                    </a:graphic>
                                  </wp:inline>
                                </w:drawing>
                              </w:r>
                            </w:p>
                            <w:p w14:paraId="0710B0F3" w14:textId="77777777" w:rsidR="00140569" w:rsidRDefault="00140569" w:rsidP="00140569">
                              <w:pPr>
                                <w:pStyle w:val="Content"/>
                              </w:pPr>
                            </w:p>
                            <w:p w14:paraId="26611D44" w14:textId="77777777" w:rsidR="00140569" w:rsidRDefault="00140569" w:rsidP="00140569">
                              <w:pPr>
                                <w:pStyle w:val="Content"/>
                              </w:pPr>
                            </w:p>
                            <w:p w14:paraId="76AC7C03" w14:textId="77777777" w:rsidR="00140569" w:rsidRDefault="00140569" w:rsidP="00140569">
                              <w:pPr>
                                <w:pStyle w:val="Content"/>
                              </w:pP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3D8C4FCF" id="Text Box 12" o:spid="_x0000_s1045" type="#_x0000_t202" style="width:513.1pt;height:67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" filled="f" stroked="f" strokeweight=".5pt">
                  <v:textbox inset=",14.4pt">
                    <w:txbxContent>
                      <w:p w14:paraId="172DBE71" w14:textId="6BBBD845" w:rsidR="008E5512" w:rsidRDefault="008F50B3" w:rsidP="00140569">
                        <w:pPr>
                          <w:pStyle w:val="Heading2"/>
                          <w:rPr>
                            <w:rFonts w:ascii="Arial" w:hAnsi="Arial" w:cs="Arial"/>
                            <w:color w:val="auto"/>
                            <w:sz w:val="24"/>
                            <w:szCs w:val="24"/>
                          </w:rPr>
                        </w:pPr>
                        <w:r w:rsidRPr="00420672">
                          <w:rPr>
                            <w:rFonts w:ascii="Arial" w:hAnsi="Arial" w:cs="Arial"/>
                            <w:color w:val="auto"/>
                            <w:sz w:val="24"/>
                            <w:szCs w:val="24"/>
                          </w:rPr>
                          <w:t xml:space="preserve">STEP 3 </w:t>
                        </w:r>
                      </w:p>
                      <w:p w14:paraId="2064CC80" w14:textId="560600AC" w:rsidR="0016700D" w:rsidRPr="0016700D" w:rsidRDefault="0016700D" w:rsidP="0016700D">
                        <w:r>
                          <w:rPr>
                            <w:rFonts w:ascii="Arial" w:hAnsi="Arial" w:cs="Arial"/>
                            <w:b w:val="0"/>
                            <w:bCs/>
                            <w:color w:val="auto"/>
                            <w:sz w:val="24"/>
                            <w:szCs w:val="24"/>
                          </w:rPr>
                          <w:t>Create a pivot table by clicking on Insert and from Tables choose Recommended Pivot Tables</w:t>
                        </w:r>
                      </w:p>
                      <w:p w14:paraId="1515953C" w14:textId="0EFA08A2" w:rsidR="008E5512" w:rsidRPr="008F50B3" w:rsidRDefault="008F50B3" w:rsidP="00140569">
                        <w:pPr>
                          <w:pStyle w:val="Heading2"/>
                          <w:rPr>
                            <w:rFonts w:ascii="Arial" w:hAnsi="Arial" w:cs="Arial"/>
                            <w:b w:val="0"/>
                            <w:bCs/>
                            <w:color w:val="auto"/>
                            <w:sz w:val="24"/>
                            <w:szCs w:val="24"/>
                          </w:rPr>
                        </w:pPr>
                        <w:r w:rsidRPr="008F50B3">
                          <w:rPr>
                            <w:rFonts w:ascii="Arial" w:hAnsi="Arial" w:cs="Arial"/>
                            <w:b w:val="0"/>
                            <w:bCs/>
                            <w:color w:val="auto"/>
                            <w:sz w:val="24"/>
                            <w:szCs w:val="24"/>
                          </w:rPr>
                          <w:t>Selec</w:t>
                        </w:r>
                        <w:r>
                          <w:rPr>
                            <w:rFonts w:ascii="Arial" w:hAnsi="Arial" w:cs="Arial"/>
                            <w:b w:val="0"/>
                            <w:bCs/>
                            <w:color w:val="auto"/>
                            <w:sz w:val="24"/>
                            <w:szCs w:val="24"/>
                          </w:rPr>
                          <w:t xml:space="preserve">t the </w:t>
                        </w:r>
                        <w:r w:rsidR="00732CFA">
                          <w:rPr>
                            <w:rFonts w:ascii="Arial" w:hAnsi="Arial" w:cs="Arial"/>
                            <w:b w:val="0"/>
                            <w:bCs/>
                            <w:color w:val="auto"/>
                            <w:sz w:val="24"/>
                            <w:szCs w:val="24"/>
                          </w:rPr>
                          <w:t xml:space="preserve">pivot table and click on </w:t>
                        </w:r>
                        <w:r w:rsidR="00BB3C7A">
                          <w:rPr>
                            <w:rFonts w:ascii="Arial" w:hAnsi="Arial" w:cs="Arial"/>
                            <w:b w:val="0"/>
                            <w:bCs/>
                            <w:color w:val="auto"/>
                            <w:sz w:val="24"/>
                            <w:szCs w:val="24"/>
                          </w:rPr>
                          <w:t xml:space="preserve">Pivot Chart. Select </w:t>
                        </w:r>
                        <w:r w:rsidR="00CD5D67">
                          <w:rPr>
                            <w:rFonts w:ascii="Arial" w:hAnsi="Arial" w:cs="Arial"/>
                            <w:b w:val="0"/>
                            <w:bCs/>
                            <w:color w:val="auto"/>
                            <w:sz w:val="24"/>
                            <w:szCs w:val="24"/>
                          </w:rPr>
                          <w:t>Column</w:t>
                        </w:r>
                        <w:r w:rsidR="00BB3C7A">
                          <w:rPr>
                            <w:rFonts w:ascii="Arial" w:hAnsi="Arial" w:cs="Arial"/>
                            <w:b w:val="0"/>
                            <w:bCs/>
                            <w:color w:val="auto"/>
                            <w:sz w:val="24"/>
                            <w:szCs w:val="24"/>
                          </w:rPr>
                          <w:t xml:space="preserve"> Chart.</w:t>
                        </w:r>
                      </w:p>
                      <w:p w14:paraId="5498BD6D" w14:textId="406A2DDD" w:rsidR="008E5512" w:rsidRDefault="00BB3C7A" w:rsidP="00140569">
                        <w:pPr>
                          <w:pStyle w:val="Heading2"/>
                          <w:rPr>
                            <w:rFonts w:ascii="Arial" w:hAnsi="Arial" w:cs="Arial"/>
                            <w:color w:val="0065BA" w:themeColor="accent1" w:themeShade="BF"/>
                            <w:sz w:val="32"/>
                            <w:szCs w:val="32"/>
                          </w:rPr>
                        </w:pPr>
                        <w:r>
                          <w:rPr>
                            <w:noProof/>
                          </w:rPr>
                          <w:drawing>
                            <wp:inline distT="0" distB="0" distL="0" distR="0" wp14:anchorId="1620D062" wp14:editId="03E6EC7D">
                              <wp:extent cx="2627586" cy="817035"/>
                              <wp:effectExtent l="0" t="0" r="1905" b="2540"/>
                              <wp:docPr id="66" name="Picture 6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omputer&#10;&#10;Description automatically generated with medium confidence"/>
                                      <pic:cNvPicPr/>
                                    </pic:nvPicPr>
                                    <pic:blipFill>
                                      <a:blip r:embed="rId69"/>
                                      <a:stretch>
                                        <a:fillRect/>
                                      </a:stretch>
                                    </pic:blipFill>
                                    <pic:spPr>
                                      <a:xfrm>
                                        <a:off x="0" y="0"/>
                                        <a:ext cx="2628659" cy="817369"/>
                                      </a:xfrm>
                                      <a:prstGeom prst="rect">
                                        <a:avLst/>
                                      </a:prstGeom>
                                    </pic:spPr>
                                  </pic:pic>
                                </a:graphicData>
                              </a:graphic>
                            </wp:inline>
                          </w:drawing>
                        </w:r>
                      </w:p>
                      <w:p w14:paraId="446E4C2E" w14:textId="087466E0" w:rsidR="00045992" w:rsidRPr="00487F11" w:rsidRDefault="00CD5D67" w:rsidP="00045992">
                        <w:pPr>
                          <w:rPr>
                            <w:rFonts w:ascii="Arial" w:hAnsi="Arial" w:cs="Arial"/>
                            <w:b w:val="0"/>
                            <w:bCs/>
                            <w:sz w:val="24"/>
                            <w:szCs w:val="24"/>
                          </w:rPr>
                        </w:pPr>
                        <w:r w:rsidRPr="00487F11">
                          <w:rPr>
                            <w:rFonts w:ascii="Arial" w:hAnsi="Arial" w:cs="Arial"/>
                            <w:b w:val="0"/>
                            <w:bCs/>
                            <w:sz w:val="24"/>
                            <w:szCs w:val="24"/>
                          </w:rPr>
                          <w:t>Rename the chart by double clicking in the default name</w:t>
                        </w:r>
                        <w:r w:rsidR="00E93427" w:rsidRPr="00487F11">
                          <w:rPr>
                            <w:rFonts w:ascii="Arial" w:hAnsi="Arial" w:cs="Arial"/>
                            <w:b w:val="0"/>
                            <w:bCs/>
                            <w:sz w:val="24"/>
                            <w:szCs w:val="24"/>
                          </w:rPr>
                          <w:t>.</w:t>
                        </w:r>
                      </w:p>
                      <w:p w14:paraId="7C27125B" w14:textId="2A83C361" w:rsidR="008E5512" w:rsidRDefault="00045992" w:rsidP="00140569">
                        <w:pPr>
                          <w:pStyle w:val="Heading2"/>
                          <w:rPr>
                            <w:rFonts w:ascii="Arial" w:hAnsi="Arial" w:cs="Arial"/>
                            <w:color w:val="0065BA" w:themeColor="accent1" w:themeShade="BF"/>
                            <w:sz w:val="32"/>
                            <w:szCs w:val="32"/>
                          </w:rPr>
                        </w:pPr>
                        <w:r>
                          <w:rPr>
                            <w:noProof/>
                          </w:rPr>
                          <w:drawing>
                            <wp:inline distT="0" distB="0" distL="0" distR="0" wp14:anchorId="1BEB28C5" wp14:editId="072C0FE3">
                              <wp:extent cx="6257143" cy="3076190"/>
                              <wp:effectExtent l="0" t="0" r="0" b="0"/>
                              <wp:docPr id="69" name="Picture 6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bar chart&#10;&#10;Description automatically generated"/>
                                      <pic:cNvPicPr/>
                                    </pic:nvPicPr>
                                    <pic:blipFill>
                                      <a:blip r:embed="rId70"/>
                                      <a:stretch>
                                        <a:fillRect/>
                                      </a:stretch>
                                    </pic:blipFill>
                                    <pic:spPr>
                                      <a:xfrm>
                                        <a:off x="0" y="0"/>
                                        <a:ext cx="6257143" cy="3076190"/>
                                      </a:xfrm>
                                      <a:prstGeom prst="rect">
                                        <a:avLst/>
                                      </a:prstGeom>
                                    </pic:spPr>
                                  </pic:pic>
                                </a:graphicData>
                              </a:graphic>
                            </wp:inline>
                          </w:drawing>
                        </w:r>
                      </w:p>
                      <w:p w14:paraId="28DC0CCB" w14:textId="77777777" w:rsidR="008E5512" w:rsidRDefault="008E5512" w:rsidP="00140569">
                        <w:pPr>
                          <w:pStyle w:val="Heading2"/>
                          <w:rPr>
                            <w:rFonts w:ascii="Arial" w:hAnsi="Arial" w:cs="Arial"/>
                            <w:color w:val="0065BA" w:themeColor="accent1" w:themeShade="BF"/>
                            <w:sz w:val="32"/>
                            <w:szCs w:val="32"/>
                          </w:rPr>
                        </w:pPr>
                      </w:p>
                      <w:p w14:paraId="6042A821" w14:textId="766331F5" w:rsidR="008E5512" w:rsidRDefault="008E5512" w:rsidP="00140569">
                        <w:pPr>
                          <w:pStyle w:val="Heading2"/>
                          <w:rPr>
                            <w:rFonts w:ascii="Arial" w:hAnsi="Arial" w:cs="Arial"/>
                            <w:color w:val="0065BA" w:themeColor="accent1" w:themeShade="BF"/>
                            <w:sz w:val="32"/>
                            <w:szCs w:val="32"/>
                          </w:rPr>
                        </w:pPr>
                      </w:p>
                      <w:p w14:paraId="36D2C14F" w14:textId="77777777" w:rsidR="008E5512" w:rsidRDefault="008E5512" w:rsidP="00140569">
                        <w:pPr>
                          <w:pStyle w:val="Heading2"/>
                          <w:rPr>
                            <w:rFonts w:ascii="Arial" w:hAnsi="Arial" w:cs="Arial"/>
                            <w:color w:val="0065BA" w:themeColor="accent1" w:themeShade="BF"/>
                            <w:sz w:val="32"/>
                            <w:szCs w:val="32"/>
                          </w:rPr>
                        </w:pPr>
                      </w:p>
                      <w:p w14:paraId="402FF8CE" w14:textId="77777777" w:rsidR="008E5512" w:rsidRDefault="008E5512" w:rsidP="00140569">
                        <w:pPr>
                          <w:pStyle w:val="Heading2"/>
                          <w:rPr>
                            <w:rFonts w:ascii="Arial" w:hAnsi="Arial" w:cs="Arial"/>
                            <w:color w:val="0065BA" w:themeColor="accent1" w:themeShade="BF"/>
                            <w:sz w:val="32"/>
                            <w:szCs w:val="32"/>
                          </w:rPr>
                        </w:pPr>
                      </w:p>
                      <w:p w14:paraId="4F090F4B" w14:textId="77777777" w:rsidR="008E5512" w:rsidRDefault="008E5512" w:rsidP="00140569">
                        <w:pPr>
                          <w:pStyle w:val="Heading2"/>
                          <w:rPr>
                            <w:rFonts w:ascii="Arial" w:hAnsi="Arial" w:cs="Arial"/>
                            <w:color w:val="0065BA" w:themeColor="accent1" w:themeShade="BF"/>
                            <w:sz w:val="32"/>
                            <w:szCs w:val="32"/>
                          </w:rPr>
                        </w:pPr>
                      </w:p>
                      <w:p w14:paraId="790D95C2" w14:textId="77777777" w:rsidR="008E5512" w:rsidRDefault="008E5512" w:rsidP="00140569">
                        <w:pPr>
                          <w:pStyle w:val="Heading2"/>
                          <w:rPr>
                            <w:rFonts w:ascii="Arial" w:hAnsi="Arial" w:cs="Arial"/>
                            <w:color w:val="0065BA" w:themeColor="accent1" w:themeShade="BF"/>
                            <w:sz w:val="32"/>
                            <w:szCs w:val="32"/>
                          </w:rPr>
                        </w:pPr>
                      </w:p>
                      <w:p w14:paraId="76D49FCC" w14:textId="77777777" w:rsidR="008E5512" w:rsidRDefault="008E5512" w:rsidP="00140569">
                        <w:pPr>
                          <w:pStyle w:val="Heading2"/>
                          <w:rPr>
                            <w:rFonts w:ascii="Arial" w:hAnsi="Arial" w:cs="Arial"/>
                            <w:color w:val="0065BA" w:themeColor="accent1" w:themeShade="BF"/>
                            <w:sz w:val="32"/>
                            <w:szCs w:val="32"/>
                          </w:rPr>
                        </w:pPr>
                      </w:p>
                      <w:p w14:paraId="2C01B97D" w14:textId="19373ABA" w:rsidR="00140569" w:rsidRPr="00375636" w:rsidRDefault="00140569" w:rsidP="00140569">
                        <w:pPr>
                          <w:pStyle w:val="Heading2"/>
                          <w:rPr>
                            <w:rFonts w:ascii="Arial" w:hAnsi="Arial" w:cs="Arial"/>
                            <w:color w:val="0065BA" w:themeColor="accent1" w:themeShade="BF"/>
                            <w:sz w:val="32"/>
                            <w:szCs w:val="32"/>
                          </w:rPr>
                        </w:pPr>
                        <w:r w:rsidRPr="00375636">
                          <w:rPr>
                            <w:rFonts w:ascii="Arial" w:hAnsi="Arial" w:cs="Arial"/>
                            <w:color w:val="0065BA" w:themeColor="accent1" w:themeShade="BF"/>
                            <w:sz w:val="32"/>
                            <w:szCs w:val="32"/>
                          </w:rPr>
                          <w:t>Sorting Techniques</w:t>
                        </w:r>
                      </w:p>
                      <w:p w14:paraId="5935C767" w14:textId="77777777" w:rsidR="00140569" w:rsidRDefault="00140569" w:rsidP="00140569">
                        <w:pPr>
                          <w:pStyle w:val="ListBullet"/>
                        </w:pPr>
                        <w:r>
                          <w:t>Bubble sort: orders the list by comparing adjacent elements one by one throughout the list.</w:t>
                        </w:r>
                      </w:p>
                      <w:p w14:paraId="7F2F8FD5" w14:textId="77777777" w:rsidR="00140569" w:rsidRDefault="00140569" w:rsidP="00140569">
                        <w:pPr>
                          <w:pStyle w:val="ListBullet"/>
                        </w:pPr>
                        <w:r>
                          <w:t xml:space="preserve">Merge Sort: Repeatedly dividing the list in half and sorting it until all elements are separated and ordered. </w:t>
                        </w:r>
                      </w:p>
                      <w:p w14:paraId="5EADE147" w14:textId="77777777" w:rsidR="00140569" w:rsidRDefault="00140569" w:rsidP="00140569">
                        <w:pPr>
                          <w:pStyle w:val="ListBullet"/>
                        </w:pPr>
                        <w:r>
                          <w:t>Insertion Sort: sorts the list by looking for the greater value and placing it in order, starting from the second and comparing it with the previous value in the list.</w:t>
                        </w:r>
                      </w:p>
                      <w:p w14:paraId="4FA84738" w14:textId="77777777" w:rsidR="00140569" w:rsidRDefault="00140569" w:rsidP="00140569">
                        <w:pPr>
                          <w:pStyle w:val="ListBullet"/>
                        </w:pPr>
                        <w:r>
                          <w:t>Selection Sort: The list is put in two stacks, the sorted and the unsorted, and then ordered step by step.</w:t>
                        </w:r>
                      </w:p>
                      <w:p w14:paraId="05C114CD" w14:textId="77777777" w:rsidR="00140569" w:rsidRDefault="00140569" w:rsidP="00140569">
                        <w:pPr>
                          <w:pStyle w:val="ListBullet"/>
                        </w:pPr>
                        <w:r>
                          <w:t xml:space="preserve">Quick Sort: similar to merge sort, the array is sorted by a selected pivot value which all other elements are compared to and ordered by. </w:t>
                        </w:r>
                      </w:p>
                      <w:p w14:paraId="5B47ADB3" w14:textId="77777777" w:rsidR="00140569" w:rsidRDefault="00140569" w:rsidP="00140569">
                        <w:pPr>
                          <w:pStyle w:val="ListBullet"/>
                          <w:numPr>
                            <w:ilvl w:val="0"/>
                            <w:numId w:val="0"/>
                          </w:numPr>
                          <w:ind w:left="360"/>
                        </w:pPr>
                      </w:p>
                      <w:p w14:paraId="67DF92D4" w14:textId="77777777" w:rsidR="00140569" w:rsidRDefault="00140569" w:rsidP="00140569">
                        <w:pPr>
                          <w:pStyle w:val="Heading2"/>
                        </w:pPr>
                        <w:r w:rsidRPr="00375636">
                          <w:rPr>
                            <w:rFonts w:ascii="Arial" w:hAnsi="Arial" w:cs="Arial"/>
                            <w:color w:val="0065BA" w:themeColor="accent1" w:themeShade="BF"/>
                            <w:sz w:val="32"/>
                            <w:szCs w:val="32"/>
                          </w:rPr>
                          <w:t>Boolean Logic</w:t>
                        </w:r>
                        <w:r>
                          <w:rPr>
                            <w:noProof/>
                          </w:rPr>
                          <w:drawing>
                            <wp:inline distT="0" distB="0" distL="0" distR="0" wp14:anchorId="75992257" wp14:editId="0EC755A6">
                              <wp:extent cx="2668270" cy="1584325"/>
                              <wp:effectExtent l="0" t="0" r="0" b="0"/>
                              <wp:docPr id="15" name="Picture 15" descr="Two-input Boolean logic functions at the single promoter level i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o-input Boolean logic functions at the single promoter level in... |  Download Scientific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8270" cy="1584325"/>
                                      </a:xfrm>
                                      <a:prstGeom prst="rect">
                                        <a:avLst/>
                                      </a:prstGeom>
                                      <a:noFill/>
                                      <a:ln>
                                        <a:noFill/>
                                      </a:ln>
                                    </pic:spPr>
                                  </pic:pic>
                                </a:graphicData>
                              </a:graphic>
                            </wp:inline>
                          </w:drawing>
                        </w:r>
                      </w:p>
                      <w:p w14:paraId="0710B0F3" w14:textId="77777777" w:rsidR="00140569" w:rsidRDefault="00140569" w:rsidP="00140569">
                        <w:pPr>
                          <w:pStyle w:val="Content"/>
                        </w:pPr>
                      </w:p>
                      <w:p w14:paraId="26611D44" w14:textId="77777777" w:rsidR="00140569" w:rsidRDefault="00140569" w:rsidP="00140569">
                        <w:pPr>
                          <w:pStyle w:val="Content"/>
                        </w:pPr>
                      </w:p>
                      <w:p w14:paraId="76AC7C03" w14:textId="77777777" w:rsidR="00140569" w:rsidRDefault="00140569" w:rsidP="00140569">
                        <w:pPr>
                          <w:pStyle w:val="Content"/>
                        </w:pPr>
                      </w:p>
                    </w:txbxContent>
                  </v:textbox>
                  <w10:anchorlock/>
                </v:shape>
              </w:pict>
            </mc:Fallback>
          </mc:AlternateContent>
        </w:r>
      </w:del>
    </w:p>
    <w:p w14:paraId="21DB8770" w14:textId="77777777" w:rsidR="007701BB" w:rsidRDefault="008E5512" w:rsidP="00A47D73">
      <w:pPr>
        <w:spacing w:after="200"/>
        <w:rPr>
          <w:rFonts w:ascii="Arial" w:hAnsi="Arial" w:cs="Arial"/>
          <w:color w:val="0065BA" w:themeColor="accent1" w:themeShade="BF"/>
          <w:sz w:val="32"/>
          <w:szCs w:val="32"/>
        </w:rPr>
      </w:pPr>
      <w:del w:id="12" w:author="Parisa Azimivahdat" w:date="2023-02-07T06:43:00Z">
        <w:r w:rsidRPr="008E5512">
          <w:rPr>
            <w:noProof/>
          </w:rPr>
          <w:lastRenderedPageBreak/>
          <mc:AlternateContent>
            <mc:Choice Requires="wps">
              <w:drawing>
                <wp:inline distT="0" distB="0" distL="0" distR="0" wp14:anchorId="29F3B90D" wp14:editId="00257D00">
                  <wp:extent cx="6309360" cy="7968171"/>
                  <wp:effectExtent l="0" t="0" r="0" b="0"/>
                  <wp:docPr id="64" name="Text Box 64"/>
                  <wp:cNvGraphicFramePr/>
                  <a:graphic xmlns:a="http://schemas.openxmlformats.org/drawingml/2006/main">
                    <a:graphicData uri="http://schemas.microsoft.com/office/word/2010/wordprocessingShape">
                      <wps:wsp>
                        <wps:cNvSpPr txBox="1"/>
                        <wps:spPr>
                          <a:xfrm>
                            <a:off x="0" y="0"/>
                            <a:ext cx="6309360" cy="7968171"/>
                          </a:xfrm>
                          <a:prstGeom prst="rect">
                            <a:avLst/>
                          </a:prstGeom>
                          <a:noFill/>
                          <a:ln w="6350">
                            <a:noFill/>
                          </a:ln>
                        </wps:spPr>
                        <wps:txbx>
                          <w:txbxContent>
                            <w:p w14:paraId="39C4133A" w14:textId="4DB0123D" w:rsidR="007701BB" w:rsidRPr="00C6005A" w:rsidRDefault="007701BB" w:rsidP="007701BB">
                              <w:pPr>
                                <w:pStyle w:val="Heading2"/>
                                <w:rPr>
                                  <w:color w:val="auto"/>
                                </w:rPr>
                              </w:pPr>
                              <w:bookmarkStart w:id="13" w:name="_Hlk127368370"/>
                              <w:bookmarkStart w:id="14" w:name="_Hlk127297486"/>
                              <w:r w:rsidRPr="00C6005A">
                                <w:rPr>
                                  <w:color w:val="auto"/>
                                </w:rPr>
                                <w:t xml:space="preserve">CHAPTER </w:t>
                              </w:r>
                              <w:r>
                                <w:rPr>
                                  <w:color w:val="auto"/>
                                </w:rPr>
                                <w:t>5</w:t>
                              </w:r>
                            </w:p>
                            <w:bookmarkEnd w:id="13"/>
                            <w:p w14:paraId="5D1ABC1B" w14:textId="77777777" w:rsidR="007701BB" w:rsidRDefault="007701BB" w:rsidP="008E5512">
                              <w:pPr>
                                <w:pStyle w:val="Heading2"/>
                                <w:rPr>
                                  <w:rFonts w:ascii="Arial" w:hAnsi="Arial" w:cs="Arial"/>
                                  <w:color w:val="0065BA" w:themeColor="accent1" w:themeShade="BF"/>
                                  <w:sz w:val="32"/>
                                  <w:szCs w:val="32"/>
                                </w:rPr>
                              </w:pPr>
                            </w:p>
                            <w:p w14:paraId="0D92E414" w14:textId="39390FAA" w:rsidR="008E5512" w:rsidRDefault="00487F11" w:rsidP="008E5512">
                              <w:pPr>
                                <w:pStyle w:val="Heading2"/>
                                <w:rPr>
                                  <w:rFonts w:ascii="Arial" w:hAnsi="Arial" w:cs="Arial"/>
                                  <w:color w:val="0065BA" w:themeColor="accent1" w:themeShade="BF"/>
                                  <w:sz w:val="32"/>
                                  <w:szCs w:val="32"/>
                                </w:rPr>
                              </w:pPr>
                              <w:r>
                                <w:rPr>
                                  <w:rFonts w:ascii="Arial" w:hAnsi="Arial" w:cs="Arial"/>
                                  <w:color w:val="0065BA" w:themeColor="accent1" w:themeShade="BF"/>
                                  <w:sz w:val="32"/>
                                  <w:szCs w:val="32"/>
                                </w:rPr>
                                <w:t>Dashboard in Power BI</w:t>
                              </w:r>
                            </w:p>
                            <w:bookmarkEnd w:id="14"/>
                            <w:p w14:paraId="2674B0A3" w14:textId="66E086F6" w:rsidR="00AB4992" w:rsidRDefault="00642016" w:rsidP="00AB4992">
                              <w:pPr>
                                <w:rPr>
                                  <w:rFonts w:ascii="Arial" w:hAnsi="Arial" w:cs="Arial"/>
                                  <w:b w:val="0"/>
                                  <w:bCs/>
                                  <w:sz w:val="24"/>
                                  <w:szCs w:val="24"/>
                                </w:rPr>
                              </w:pPr>
                              <w:r>
                                <w:rPr>
                                  <w:rFonts w:ascii="Arial" w:hAnsi="Arial" w:cs="Arial"/>
                                  <w:b w:val="0"/>
                                  <w:bCs/>
                                  <w:sz w:val="24"/>
                                  <w:szCs w:val="24"/>
                                </w:rPr>
                                <w:t xml:space="preserve">An excel spread sheet with the table </w:t>
                              </w:r>
                              <w:r w:rsidR="007B0BCA">
                                <w:rPr>
                                  <w:rFonts w:ascii="Arial" w:hAnsi="Arial" w:cs="Arial"/>
                                  <w:b w:val="0"/>
                                  <w:bCs/>
                                  <w:sz w:val="24"/>
                                  <w:szCs w:val="24"/>
                                </w:rPr>
                                <w:t>“New Jersey Sales” is</w:t>
                              </w:r>
                              <w:r w:rsidR="004D4C15">
                                <w:rPr>
                                  <w:rFonts w:ascii="Arial" w:hAnsi="Arial" w:cs="Arial"/>
                                  <w:b w:val="0"/>
                                  <w:bCs/>
                                  <w:sz w:val="24"/>
                                  <w:szCs w:val="24"/>
                                </w:rPr>
                                <w:t xml:space="preserve"> used for the dashboard. </w:t>
                              </w:r>
                              <w:r w:rsidR="00483071">
                                <w:rPr>
                                  <w:rFonts w:ascii="Arial" w:hAnsi="Arial" w:cs="Arial"/>
                                  <w:b w:val="0"/>
                                  <w:bCs/>
                                  <w:sz w:val="24"/>
                                  <w:szCs w:val="24"/>
                                </w:rPr>
                                <w:t>The data is transformed by rounding up the decimal numbers and changing the data type to currency.</w:t>
                              </w:r>
                              <w:r w:rsidR="00FB2ECF">
                                <w:rPr>
                                  <w:rFonts w:ascii="Arial" w:hAnsi="Arial" w:cs="Arial"/>
                                  <w:b w:val="0"/>
                                  <w:bCs/>
                                  <w:sz w:val="24"/>
                                  <w:szCs w:val="24"/>
                                </w:rPr>
                                <w:t xml:space="preserve"> </w:t>
                              </w:r>
                            </w:p>
                            <w:p w14:paraId="4EA688CC" w14:textId="65DAD67E" w:rsidR="00FB2ECF" w:rsidRDefault="00FB2ECF" w:rsidP="00AB4992">
                              <w:pPr>
                                <w:rPr>
                                  <w:rFonts w:ascii="Arial" w:hAnsi="Arial" w:cs="Arial"/>
                                  <w:b w:val="0"/>
                                  <w:bCs/>
                                  <w:sz w:val="24"/>
                                  <w:szCs w:val="24"/>
                                </w:rPr>
                              </w:pPr>
                            </w:p>
                            <w:p w14:paraId="46664300" w14:textId="6B16554C" w:rsidR="00261C90" w:rsidRPr="003C4948" w:rsidRDefault="00261C90" w:rsidP="00AB4992">
                              <w:pPr>
                                <w:rPr>
                                  <w:rFonts w:ascii="Arial" w:hAnsi="Arial" w:cs="Arial"/>
                                  <w:sz w:val="24"/>
                                  <w:szCs w:val="24"/>
                                </w:rPr>
                              </w:pPr>
                              <w:r w:rsidRPr="003C4948">
                                <w:rPr>
                                  <w:rFonts w:ascii="Arial" w:hAnsi="Arial" w:cs="Arial"/>
                                  <w:sz w:val="24"/>
                                  <w:szCs w:val="24"/>
                                </w:rPr>
                                <w:t>Creating a new month column</w:t>
                              </w:r>
                            </w:p>
                            <w:p w14:paraId="5B817493" w14:textId="54A7DA15" w:rsidR="00A81B4F" w:rsidRDefault="000617BE" w:rsidP="00AB4992">
                              <w:pPr>
                                <w:rPr>
                                  <w:rFonts w:ascii="Arial" w:hAnsi="Arial" w:cs="Arial"/>
                                  <w:b w:val="0"/>
                                  <w:bCs/>
                                  <w:sz w:val="24"/>
                                  <w:szCs w:val="24"/>
                                </w:rPr>
                              </w:pPr>
                              <w:r>
                                <w:rPr>
                                  <w:rFonts w:ascii="Arial" w:hAnsi="Arial" w:cs="Arial"/>
                                  <w:b w:val="0"/>
                                  <w:bCs/>
                                  <w:sz w:val="24"/>
                                  <w:szCs w:val="24"/>
                                </w:rPr>
                                <w:t xml:space="preserve">Click on new column in </w:t>
                              </w:r>
                              <w:r w:rsidR="00F2280D">
                                <w:rPr>
                                  <w:rFonts w:ascii="Arial" w:hAnsi="Arial" w:cs="Arial"/>
                                  <w:b w:val="0"/>
                                  <w:bCs/>
                                  <w:sz w:val="24"/>
                                  <w:szCs w:val="24"/>
                                </w:rPr>
                                <w:t>Columns Tools</w:t>
                              </w:r>
                              <w:r w:rsidR="00A81B4F">
                                <w:rPr>
                                  <w:rFonts w:ascii="Arial" w:hAnsi="Arial" w:cs="Arial"/>
                                  <w:b w:val="0"/>
                                  <w:bCs/>
                                  <w:sz w:val="24"/>
                                  <w:szCs w:val="24"/>
                                </w:rPr>
                                <w:t>.</w:t>
                              </w:r>
                            </w:p>
                            <w:p w14:paraId="1F63BFAD" w14:textId="26D44A36" w:rsidR="00A81B4F" w:rsidRDefault="00A81B4F" w:rsidP="00AB4992">
                              <w:pPr>
                                <w:rPr>
                                  <w:rFonts w:ascii="Arial" w:hAnsi="Arial" w:cs="Arial"/>
                                  <w:b w:val="0"/>
                                  <w:bCs/>
                                  <w:sz w:val="24"/>
                                  <w:szCs w:val="24"/>
                                </w:rPr>
                              </w:pPr>
                              <w:r>
                                <w:rPr>
                                  <w:noProof/>
                                </w:rPr>
                                <w:drawing>
                                  <wp:inline distT="0" distB="0" distL="0" distR="0" wp14:anchorId="392FB7CF" wp14:editId="1C4E7DCF">
                                    <wp:extent cx="6120130" cy="472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472440"/>
                                            </a:xfrm>
                                            <a:prstGeom prst="rect">
                                              <a:avLst/>
                                            </a:prstGeom>
                                          </pic:spPr>
                                        </pic:pic>
                                      </a:graphicData>
                                    </a:graphic>
                                  </wp:inline>
                                </w:drawing>
                              </w:r>
                            </w:p>
                            <w:p w14:paraId="36B0CB8A" w14:textId="0C446434" w:rsidR="000617BE" w:rsidRDefault="00F2280D" w:rsidP="00AB4992">
                              <w:pPr>
                                <w:rPr>
                                  <w:rFonts w:ascii="Arial" w:hAnsi="Arial" w:cs="Arial"/>
                                  <w:b w:val="0"/>
                                  <w:bCs/>
                                  <w:sz w:val="24"/>
                                  <w:szCs w:val="24"/>
                                </w:rPr>
                              </w:pPr>
                              <w:r>
                                <w:rPr>
                                  <w:rFonts w:ascii="Arial" w:hAnsi="Arial" w:cs="Arial"/>
                                  <w:b w:val="0"/>
                                  <w:bCs/>
                                  <w:sz w:val="24"/>
                                  <w:szCs w:val="24"/>
                                </w:rPr>
                                <w:t xml:space="preserve"> </w:t>
                              </w:r>
                              <w:r w:rsidR="00A81B4F">
                                <w:rPr>
                                  <w:rFonts w:ascii="Arial" w:hAnsi="Arial" w:cs="Arial"/>
                                  <w:b w:val="0"/>
                                  <w:bCs/>
                                  <w:sz w:val="24"/>
                                  <w:szCs w:val="24"/>
                                </w:rPr>
                                <w:t>T</w:t>
                              </w:r>
                              <w:r>
                                <w:rPr>
                                  <w:rFonts w:ascii="Arial" w:hAnsi="Arial" w:cs="Arial"/>
                                  <w:b w:val="0"/>
                                  <w:bCs/>
                                  <w:sz w:val="24"/>
                                  <w:szCs w:val="24"/>
                                </w:rPr>
                                <w:t>ype the name of the column at the start of the statement</w:t>
                              </w:r>
                              <w:r w:rsidR="00A81B4F">
                                <w:rPr>
                                  <w:rFonts w:ascii="Arial" w:hAnsi="Arial" w:cs="Arial"/>
                                  <w:b w:val="0"/>
                                  <w:bCs/>
                                  <w:sz w:val="24"/>
                                  <w:szCs w:val="24"/>
                                </w:rPr>
                                <w:t>.</w:t>
                              </w:r>
                            </w:p>
                            <w:p w14:paraId="36C4C747" w14:textId="6EA94349" w:rsidR="00836010" w:rsidRDefault="00261C90" w:rsidP="00AB4992">
                              <w:pPr>
                                <w:rPr>
                                  <w:rFonts w:ascii="Arial" w:hAnsi="Arial" w:cs="Arial"/>
                                  <w:b w:val="0"/>
                                  <w:bCs/>
                                  <w:sz w:val="24"/>
                                  <w:szCs w:val="24"/>
                                </w:rPr>
                              </w:pPr>
                              <w:r>
                                <w:rPr>
                                  <w:noProof/>
                                </w:rPr>
                                <w:drawing>
                                  <wp:inline distT="0" distB="0" distL="0" distR="0" wp14:anchorId="6E874B9E" wp14:editId="0F927C30">
                                    <wp:extent cx="6120130" cy="410198"/>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71966" cy="413672"/>
                                            </a:xfrm>
                                            <a:prstGeom prst="rect">
                                              <a:avLst/>
                                            </a:prstGeom>
                                          </pic:spPr>
                                        </pic:pic>
                                      </a:graphicData>
                                    </a:graphic>
                                  </wp:inline>
                                </w:drawing>
                              </w:r>
                            </w:p>
                            <w:p w14:paraId="58516C16" w14:textId="19E6CB35" w:rsidR="00FB2ECF" w:rsidRDefault="00CC1007" w:rsidP="00AB4992">
                              <w:pPr>
                                <w:rPr>
                                  <w:rFonts w:ascii="Arial" w:hAnsi="Arial" w:cs="Arial"/>
                                  <w:b w:val="0"/>
                                  <w:bCs/>
                                  <w:sz w:val="24"/>
                                  <w:szCs w:val="24"/>
                                </w:rPr>
                              </w:pPr>
                              <w:r>
                                <w:rPr>
                                  <w:rFonts w:ascii="Arial" w:hAnsi="Arial" w:cs="Arial"/>
                                  <w:b w:val="0"/>
                                  <w:bCs/>
                                  <w:sz w:val="24"/>
                                  <w:szCs w:val="24"/>
                                </w:rPr>
                                <w:t xml:space="preserve">Find the table by typing its name and select </w:t>
                              </w:r>
                              <w:r w:rsidR="00261C90">
                                <w:rPr>
                                  <w:rFonts w:ascii="Arial" w:hAnsi="Arial" w:cs="Arial"/>
                                  <w:b w:val="0"/>
                                  <w:bCs/>
                                  <w:sz w:val="24"/>
                                  <w:szCs w:val="24"/>
                                </w:rPr>
                                <w:t xml:space="preserve">the column </w:t>
                              </w:r>
                              <w:r>
                                <w:rPr>
                                  <w:rFonts w:ascii="Arial" w:hAnsi="Arial" w:cs="Arial"/>
                                  <w:b w:val="0"/>
                                  <w:bCs/>
                                  <w:sz w:val="24"/>
                                  <w:szCs w:val="24"/>
                                </w:rPr>
                                <w:t>from the dropdown list.</w:t>
                              </w:r>
                            </w:p>
                            <w:p w14:paraId="5E6ECB8A" w14:textId="39F85DB6" w:rsidR="00CC1007" w:rsidRDefault="00903399" w:rsidP="00AB4992">
                              <w:pPr>
                                <w:rPr>
                                  <w:rFonts w:ascii="Arial" w:hAnsi="Arial" w:cs="Arial"/>
                                  <w:b w:val="0"/>
                                  <w:bCs/>
                                  <w:sz w:val="24"/>
                                  <w:szCs w:val="24"/>
                                </w:rPr>
                              </w:pPr>
                              <w:r>
                                <w:rPr>
                                  <w:noProof/>
                                </w:rPr>
                                <w:drawing>
                                  <wp:inline distT="0" distB="0" distL="0" distR="0" wp14:anchorId="082FD6FA" wp14:editId="18FB6B99">
                                    <wp:extent cx="6120130" cy="3581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0130" cy="358140"/>
                                            </a:xfrm>
                                            <a:prstGeom prst="rect">
                                              <a:avLst/>
                                            </a:prstGeom>
                                          </pic:spPr>
                                        </pic:pic>
                                      </a:graphicData>
                                    </a:graphic>
                                  </wp:inline>
                                </w:drawing>
                              </w:r>
                            </w:p>
                            <w:p w14:paraId="57A82038" w14:textId="2DCC3976" w:rsidR="00CC1007" w:rsidRDefault="00E80E7D" w:rsidP="00AB4992">
                              <w:pPr>
                                <w:rPr>
                                  <w:rFonts w:ascii="Arial" w:hAnsi="Arial" w:cs="Arial"/>
                                  <w:b w:val="0"/>
                                  <w:bCs/>
                                  <w:sz w:val="24"/>
                                  <w:szCs w:val="24"/>
                                </w:rPr>
                              </w:pPr>
                              <w:r>
                                <w:rPr>
                                  <w:rFonts w:ascii="Arial" w:hAnsi="Arial" w:cs="Arial"/>
                                  <w:b w:val="0"/>
                                  <w:bCs/>
                                  <w:sz w:val="24"/>
                                  <w:szCs w:val="24"/>
                                </w:rPr>
                                <w:t>Type a single dot and select the Quarter option from the dropdown list.</w:t>
                              </w:r>
                            </w:p>
                            <w:p w14:paraId="5F65E4B3" w14:textId="76DF2ED4" w:rsidR="00487F11" w:rsidRPr="003C4948" w:rsidRDefault="002045C4" w:rsidP="00487F11">
                              <w:pPr>
                                <w:rPr>
                                  <w:rFonts w:ascii="Arial" w:hAnsi="Arial" w:cs="Arial"/>
                                  <w:b w:val="0"/>
                                  <w:bCs/>
                                  <w:sz w:val="24"/>
                                  <w:szCs w:val="24"/>
                                </w:rPr>
                              </w:pPr>
                              <w:r>
                                <w:rPr>
                                  <w:rFonts w:ascii="Arial" w:hAnsi="Arial" w:cs="Arial"/>
                                  <w:b w:val="0"/>
                                  <w:bCs/>
                                  <w:sz w:val="24"/>
                                  <w:szCs w:val="24"/>
                                </w:rPr>
                                <w:t>Press Enter.</w:t>
                              </w:r>
                            </w:p>
                            <w:p w14:paraId="57447894" w14:textId="3E139395" w:rsidR="008E5512" w:rsidRPr="00420672" w:rsidRDefault="008E5512" w:rsidP="00C65545">
                              <w:pPr>
                                <w:pStyle w:val="ListBullet"/>
                                <w:numPr>
                                  <w:ilvl w:val="0"/>
                                  <w:numId w:val="0"/>
                                </w:numPr>
                                <w:rPr>
                                  <w:color w:val="FF0000"/>
                                </w:rPr>
                              </w:pPr>
                            </w:p>
                            <w:p w14:paraId="087DDD79" w14:textId="346192BC" w:rsidR="004D3009" w:rsidRDefault="003C4948" w:rsidP="003C4948">
                              <w:pPr>
                                <w:pStyle w:val="ListBullet"/>
                                <w:numPr>
                                  <w:ilvl w:val="0"/>
                                  <w:numId w:val="0"/>
                                </w:numPr>
                                <w:ind w:left="360" w:hanging="360"/>
                              </w:pPr>
                              <w:r w:rsidRPr="003C4948">
                                <w:rPr>
                                  <w:rFonts w:ascii="Arial" w:hAnsi="Arial" w:cs="Arial"/>
                                  <w:b/>
                                  <w:bCs/>
                                  <w:sz w:val="24"/>
                                  <w:szCs w:val="24"/>
                                </w:rPr>
                                <w:t xml:space="preserve">The </w:t>
                              </w:r>
                              <w:r w:rsidR="004D3009" w:rsidRPr="003C4948">
                                <w:rPr>
                                  <w:rFonts w:ascii="Arial" w:hAnsi="Arial" w:cs="Arial"/>
                                  <w:b/>
                                  <w:bCs/>
                                  <w:sz w:val="24"/>
                                  <w:szCs w:val="24"/>
                                </w:rPr>
                                <w:t>Heading</w:t>
                              </w:r>
                              <w:r w:rsidR="001A55C8" w:rsidRPr="003C4948">
                                <w:rPr>
                                  <w:rFonts w:ascii="Arial" w:hAnsi="Arial" w:cs="Arial"/>
                                  <w:b/>
                                  <w:bCs/>
                                  <w:sz w:val="24"/>
                                  <w:szCs w:val="24"/>
                                </w:rPr>
                                <w:t xml:space="preserve"> </w:t>
                              </w:r>
                              <w:r w:rsidRPr="003C4948">
                                <w:rPr>
                                  <w:rFonts w:ascii="Arial" w:hAnsi="Arial" w:cs="Arial"/>
                                  <w:b/>
                                  <w:bCs/>
                                  <w:sz w:val="24"/>
                                  <w:szCs w:val="24"/>
                                </w:rPr>
                                <w:t xml:space="preserve">is </w:t>
                              </w:r>
                              <w:r w:rsidR="00233F2E" w:rsidRPr="003C4948">
                                <w:rPr>
                                  <w:rFonts w:ascii="Arial" w:hAnsi="Arial" w:cs="Arial"/>
                                  <w:b/>
                                  <w:bCs/>
                                  <w:sz w:val="24"/>
                                  <w:szCs w:val="24"/>
                                </w:rPr>
                                <w:t>a Textbox</w:t>
                              </w:r>
                              <w:r w:rsidR="00233F2E">
                                <w:t xml:space="preserve"> </w:t>
                              </w:r>
                              <w:r w:rsidR="00881E81">
                                <w:drawing>
                                  <wp:inline distT="0" distB="0" distL="0" distR="0" wp14:anchorId="5C1EB3C2" wp14:editId="411A81E9">
                                    <wp:extent cx="4819828" cy="6851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30023" cy="686614"/>
                                            </a:xfrm>
                                            <a:prstGeom prst="rect">
                                              <a:avLst/>
                                            </a:prstGeom>
                                          </pic:spPr>
                                        </pic:pic>
                                      </a:graphicData>
                                    </a:graphic>
                                  </wp:inline>
                                </w:drawing>
                              </w:r>
                            </w:p>
                            <w:p w14:paraId="78D2B122" w14:textId="518B7EDC" w:rsidR="008E5512" w:rsidRPr="003C4948" w:rsidRDefault="00207C32" w:rsidP="00207C32">
                              <w:pPr>
                                <w:pStyle w:val="ListBullet"/>
                                <w:numPr>
                                  <w:ilvl w:val="0"/>
                                  <w:numId w:val="0"/>
                                </w:numPr>
                                <w:rPr>
                                  <w:rFonts w:ascii="Arial" w:hAnsi="Arial" w:cs="Arial"/>
                                  <w:sz w:val="24"/>
                                  <w:szCs w:val="24"/>
                                </w:rPr>
                              </w:pPr>
                              <w:r w:rsidRPr="003C4948">
                                <w:rPr>
                                  <w:rFonts w:ascii="Arial" w:hAnsi="Arial" w:cs="Arial"/>
                                  <w:sz w:val="24"/>
                                  <w:szCs w:val="24"/>
                                </w:rPr>
                                <w:t>F</w:t>
                              </w:r>
                              <w:r w:rsidR="00A6049B" w:rsidRPr="003C4948">
                                <w:rPr>
                                  <w:rFonts w:ascii="Arial" w:hAnsi="Arial" w:cs="Arial"/>
                                  <w:sz w:val="24"/>
                                  <w:szCs w:val="24"/>
                                </w:rPr>
                                <w:t>ind a new Text Box in the Home tab, format it</w:t>
                              </w:r>
                              <w:r w:rsidR="00224A95" w:rsidRPr="003C4948">
                                <w:rPr>
                                  <w:rFonts w:ascii="Arial" w:hAnsi="Arial" w:cs="Arial"/>
                                  <w:sz w:val="24"/>
                                  <w:szCs w:val="24"/>
                                </w:rPr>
                                <w:t xml:space="preserve"> to a Bold Goeorgia 16 p.</w:t>
                              </w:r>
                            </w:p>
                            <w:p w14:paraId="6F070F98" w14:textId="77777777" w:rsidR="00035B4D" w:rsidRDefault="00035B4D" w:rsidP="00035B4D">
                              <w:pPr>
                                <w:pStyle w:val="ListBullet"/>
                                <w:numPr>
                                  <w:ilvl w:val="0"/>
                                  <w:numId w:val="0"/>
                                </w:numPr>
                                <w:ind w:left="360"/>
                              </w:pPr>
                            </w:p>
                            <w:p w14:paraId="45E270B8" w14:textId="1E470BDE" w:rsidR="008E5512" w:rsidRPr="003C4948" w:rsidRDefault="004D3009" w:rsidP="003C4948">
                              <w:pPr>
                                <w:pStyle w:val="ListBullet"/>
                                <w:numPr>
                                  <w:ilvl w:val="0"/>
                                  <w:numId w:val="0"/>
                                </w:numPr>
                                <w:ind w:left="360" w:hanging="360"/>
                                <w:rPr>
                                  <w:rFonts w:ascii="Arial" w:hAnsi="Arial" w:cs="Arial"/>
                                  <w:sz w:val="24"/>
                                  <w:szCs w:val="24"/>
                                </w:rPr>
                              </w:pPr>
                              <w:r w:rsidRPr="003C4948">
                                <w:rPr>
                                  <w:rFonts w:ascii="Arial" w:hAnsi="Arial" w:cs="Arial"/>
                                  <w:b/>
                                  <w:bCs/>
                                  <w:sz w:val="24"/>
                                  <w:szCs w:val="24"/>
                                </w:rPr>
                                <w:t>Calculation boxes</w:t>
                              </w:r>
                              <w:r w:rsidR="00233F2E" w:rsidRPr="003C4948">
                                <w:rPr>
                                  <w:rFonts w:ascii="Arial" w:hAnsi="Arial" w:cs="Arial"/>
                                  <w:b/>
                                  <w:bCs/>
                                  <w:sz w:val="24"/>
                                  <w:szCs w:val="24"/>
                                </w:rPr>
                                <w:t xml:space="preserve"> are tables with only one column</w:t>
                              </w:r>
                              <w:r w:rsidR="003C4948" w:rsidRPr="003C4948">
                                <w:rPr>
                                  <w:rFonts w:ascii="Arial" w:hAnsi="Arial" w:cs="Arial"/>
                                  <w:sz w:val="24"/>
                                  <w:szCs w:val="24"/>
                                </w:rPr>
                                <w:t>.</w:t>
                              </w:r>
                            </w:p>
                            <w:p w14:paraId="20D602B8" w14:textId="2BDB8813" w:rsidR="00224A95" w:rsidRDefault="00FE3BD2" w:rsidP="00224A95">
                              <w:pPr>
                                <w:pStyle w:val="ListBullet"/>
                                <w:numPr>
                                  <w:ilvl w:val="0"/>
                                  <w:numId w:val="0"/>
                                </w:numPr>
                                <w:ind w:left="360"/>
                              </w:pPr>
                              <w:r>
                                <w:drawing>
                                  <wp:inline distT="0" distB="0" distL="0" distR="0" wp14:anchorId="4EC63E21" wp14:editId="42A0F8FE">
                                    <wp:extent cx="5156502" cy="554355"/>
                                    <wp:effectExtent l="0" t="0" r="6350" b="0"/>
                                    <wp:docPr id="71" name="Picture 7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 Word&#10;&#10;Description automatically generated"/>
                                            <pic:cNvPicPr/>
                                          </pic:nvPicPr>
                                          <pic:blipFill>
                                            <a:blip r:embed="rId75"/>
                                            <a:stretch>
                                              <a:fillRect/>
                                            </a:stretch>
                                          </pic:blipFill>
                                          <pic:spPr>
                                            <a:xfrm>
                                              <a:off x="0" y="0"/>
                                              <a:ext cx="5357361" cy="575949"/>
                                            </a:xfrm>
                                            <a:prstGeom prst="rect">
                                              <a:avLst/>
                                            </a:prstGeom>
                                          </pic:spPr>
                                        </pic:pic>
                                      </a:graphicData>
                                    </a:graphic>
                                  </wp:inline>
                                </w:drawing>
                              </w:r>
                            </w:p>
                            <w:p w14:paraId="60682EDA" w14:textId="77777777" w:rsidR="00233F2E" w:rsidRDefault="00FE3BD2" w:rsidP="004F2E19">
                              <w:pPr>
                                <w:pStyle w:val="ListBullet"/>
                                <w:numPr>
                                  <w:ilvl w:val="0"/>
                                  <w:numId w:val="0"/>
                                </w:numPr>
                                <w:ind w:left="360" w:hanging="360"/>
                                <w:rPr>
                                  <w:rFonts w:ascii="Arial" w:hAnsi="Arial" w:cs="Arial"/>
                                  <w:sz w:val="24"/>
                                  <w:szCs w:val="24"/>
                                </w:rPr>
                              </w:pPr>
                              <w:r w:rsidRPr="00233F2E">
                                <w:rPr>
                                  <w:rFonts w:ascii="Arial" w:hAnsi="Arial" w:cs="Arial"/>
                                  <w:sz w:val="24"/>
                                  <w:szCs w:val="24"/>
                                </w:rPr>
                                <w:t xml:space="preserve">Click anywhere on the canvas and </w:t>
                              </w:r>
                              <w:r w:rsidR="00150D65" w:rsidRPr="00233F2E">
                                <w:rPr>
                                  <w:rFonts w:ascii="Arial" w:hAnsi="Arial" w:cs="Arial"/>
                                  <w:sz w:val="24"/>
                                  <w:szCs w:val="24"/>
                                </w:rPr>
                                <w:t xml:space="preserve">on the colum to be displayed. Format the heading </w:t>
                              </w:r>
                            </w:p>
                            <w:p w14:paraId="5A64D596" w14:textId="75077297" w:rsidR="008E5512" w:rsidRPr="00233F2E" w:rsidRDefault="003C4948" w:rsidP="007701BB">
                              <w:pPr>
                                <w:pStyle w:val="ListBullet"/>
                                <w:numPr>
                                  <w:ilvl w:val="0"/>
                                  <w:numId w:val="0"/>
                                </w:numPr>
                                <w:ind w:left="360" w:hanging="360"/>
                                <w:rPr>
                                  <w:rFonts w:ascii="Arial" w:hAnsi="Arial" w:cs="Arial"/>
                                  <w:sz w:val="24"/>
                                  <w:szCs w:val="24"/>
                                </w:rPr>
                              </w:pPr>
                              <w:r>
                                <w:rPr>
                                  <w:rFonts w:ascii="Arial" w:hAnsi="Arial" w:cs="Arial"/>
                                  <w:sz w:val="24"/>
                                  <w:szCs w:val="24"/>
                                </w:rPr>
                                <w:t>i</w:t>
                              </w:r>
                              <w:r w:rsidR="00150D65" w:rsidRPr="00233F2E">
                                <w:rPr>
                                  <w:rFonts w:ascii="Arial" w:hAnsi="Arial" w:cs="Arial"/>
                                  <w:sz w:val="24"/>
                                  <w:szCs w:val="24"/>
                                </w:rPr>
                                <w:t>n</w:t>
                              </w:r>
                              <w:r w:rsidR="00233F2E">
                                <w:rPr>
                                  <w:rFonts w:ascii="Arial" w:hAnsi="Arial" w:cs="Arial"/>
                                  <w:sz w:val="24"/>
                                  <w:szCs w:val="24"/>
                                </w:rPr>
                                <w:t xml:space="preserve"> </w:t>
                              </w:r>
                              <w:r>
                                <w:rPr>
                                  <w:rFonts w:ascii="Arial" w:hAnsi="Arial" w:cs="Arial"/>
                                  <w:sz w:val="24"/>
                                  <w:szCs w:val="24"/>
                                </w:rPr>
                                <w:t>C</w:t>
                              </w:r>
                              <w:r w:rsidR="00E65FEE">
                                <w:rPr>
                                  <w:rFonts w:ascii="Arial" w:hAnsi="Arial" w:cs="Arial"/>
                                  <w:sz w:val="24"/>
                                  <w:szCs w:val="24"/>
                                </w:rPr>
                                <w:t xml:space="preserve">olumn Hearders in </w:t>
                              </w:r>
                              <w:r w:rsidR="007701BB">
                                <w:rPr>
                                  <w:rFonts w:ascii="Arial" w:hAnsi="Arial" w:cs="Arial"/>
                                  <w:sz w:val="24"/>
                                  <w:szCs w:val="24"/>
                                </w:rPr>
                                <w:t xml:space="preserve">the </w:t>
                              </w:r>
                              <w:r w:rsidR="00E65FEE">
                                <w:rPr>
                                  <w:rFonts w:ascii="Arial" w:hAnsi="Arial" w:cs="Arial"/>
                                  <w:sz w:val="24"/>
                                  <w:szCs w:val="24"/>
                                </w:rPr>
                                <w:t>Visuals</w:t>
                              </w:r>
                              <w:r w:rsidR="007701BB">
                                <w:rPr>
                                  <w:rFonts w:ascii="Arial" w:hAnsi="Arial" w:cs="Arial"/>
                                  <w:sz w:val="24"/>
                                  <w:szCs w:val="24"/>
                                </w:rPr>
                                <w:t xml:space="preserve"> option</w:t>
                              </w:r>
                              <w:r w:rsidR="00131AE4">
                                <w:rPr>
                                  <w:rFonts w:ascii="Arial" w:hAnsi="Arial" w:cs="Arial"/>
                                  <w:sz w:val="24"/>
                                  <w:szCs w:val="24"/>
                                </w:rPr>
                                <w:t>.</w:t>
                              </w:r>
                              <w:r w:rsidR="00150D65" w:rsidRPr="00233F2E">
                                <w:rPr>
                                  <w:rFonts w:ascii="Arial" w:hAnsi="Arial" w:cs="Arial"/>
                                  <w:sz w:val="24"/>
                                  <w:szCs w:val="24"/>
                                </w:rPr>
                                <w:t xml:space="preserve"> </w:t>
                              </w:r>
                            </w:p>
                            <w:p w14:paraId="15947160" w14:textId="63D31BF3" w:rsidR="00420672" w:rsidRDefault="00420672" w:rsidP="000A2B22">
                              <w:pPr>
                                <w:pStyle w:val="ListBullet"/>
                                <w:numPr>
                                  <w:ilvl w:val="0"/>
                                  <w:numId w:val="0"/>
                                </w:numPr>
                                <w:ind w:left="360"/>
                              </w:pPr>
                            </w:p>
                            <w:p w14:paraId="4547B649" w14:textId="77777777" w:rsidR="000A2B22" w:rsidRPr="000A2B22" w:rsidRDefault="000A2B22" w:rsidP="000A2B22"/>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29F3B90D" id="Text Box 64" o:spid="_x0000_s1046" type="#_x0000_t202" style="width:496.8pt;height:62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" filled="f" stroked="f" strokeweight=".5pt">
                  <v:textbox inset=",14.4pt">
                    <w:txbxContent>
                      <w:p w14:paraId="39C4133A" w14:textId="4DB0123D" w:rsidR="007701BB" w:rsidRPr="00C6005A" w:rsidRDefault="007701BB" w:rsidP="007701BB">
                        <w:pPr>
                          <w:pStyle w:val="Heading2"/>
                          <w:rPr>
                            <w:color w:val="auto"/>
                          </w:rPr>
                        </w:pPr>
                        <w:bookmarkStart w:id="17" w:name="_Hlk127297486"/>
                        <w:bookmarkStart w:id="18" w:name="_Hlk127368370"/>
                        <w:r w:rsidRPr="00C6005A">
                          <w:rPr>
                            <w:color w:val="auto"/>
                          </w:rPr>
                          <w:t xml:space="preserve">CHAPTER </w:t>
                        </w:r>
                        <w:r>
                          <w:rPr>
                            <w:color w:val="auto"/>
                          </w:rPr>
                          <w:t>5</w:t>
                        </w:r>
                      </w:p>
                      <w:bookmarkEnd w:id="18"/>
                      <w:p w14:paraId="5D1ABC1B" w14:textId="77777777" w:rsidR="007701BB" w:rsidRDefault="007701BB" w:rsidP="008E5512">
                        <w:pPr>
                          <w:pStyle w:val="Heading2"/>
                          <w:rPr>
                            <w:rFonts w:ascii="Arial" w:hAnsi="Arial" w:cs="Arial"/>
                            <w:color w:val="0065BA" w:themeColor="accent1" w:themeShade="BF"/>
                            <w:sz w:val="32"/>
                            <w:szCs w:val="32"/>
                          </w:rPr>
                        </w:pPr>
                      </w:p>
                      <w:p w14:paraId="0D92E414" w14:textId="39390FAA" w:rsidR="008E5512" w:rsidRDefault="00487F11" w:rsidP="008E5512">
                        <w:pPr>
                          <w:pStyle w:val="Heading2"/>
                          <w:rPr>
                            <w:rFonts w:ascii="Arial" w:hAnsi="Arial" w:cs="Arial"/>
                            <w:color w:val="0065BA" w:themeColor="accent1" w:themeShade="BF"/>
                            <w:sz w:val="32"/>
                            <w:szCs w:val="32"/>
                          </w:rPr>
                        </w:pPr>
                        <w:r>
                          <w:rPr>
                            <w:rFonts w:ascii="Arial" w:hAnsi="Arial" w:cs="Arial"/>
                            <w:color w:val="0065BA" w:themeColor="accent1" w:themeShade="BF"/>
                            <w:sz w:val="32"/>
                            <w:szCs w:val="32"/>
                          </w:rPr>
                          <w:t>Dashboard in Power BI</w:t>
                        </w:r>
                      </w:p>
                      <w:bookmarkEnd w:id="17"/>
                      <w:p w14:paraId="2674B0A3" w14:textId="66E086F6" w:rsidR="00AB4992" w:rsidRDefault="00642016" w:rsidP="00AB4992">
                        <w:pPr>
                          <w:rPr>
                            <w:rFonts w:ascii="Arial" w:hAnsi="Arial" w:cs="Arial"/>
                            <w:b w:val="0"/>
                            <w:bCs/>
                            <w:sz w:val="24"/>
                            <w:szCs w:val="24"/>
                          </w:rPr>
                        </w:pPr>
                        <w:r>
                          <w:rPr>
                            <w:rFonts w:ascii="Arial" w:hAnsi="Arial" w:cs="Arial"/>
                            <w:b w:val="0"/>
                            <w:bCs/>
                            <w:sz w:val="24"/>
                            <w:szCs w:val="24"/>
                          </w:rPr>
                          <w:t xml:space="preserve">An excel spread sheet with the table </w:t>
                        </w:r>
                        <w:r w:rsidR="007B0BCA">
                          <w:rPr>
                            <w:rFonts w:ascii="Arial" w:hAnsi="Arial" w:cs="Arial"/>
                            <w:b w:val="0"/>
                            <w:bCs/>
                            <w:sz w:val="24"/>
                            <w:szCs w:val="24"/>
                          </w:rPr>
                          <w:t>“New Jersey Sales” is</w:t>
                        </w:r>
                        <w:r w:rsidR="004D4C15">
                          <w:rPr>
                            <w:rFonts w:ascii="Arial" w:hAnsi="Arial" w:cs="Arial"/>
                            <w:b w:val="0"/>
                            <w:bCs/>
                            <w:sz w:val="24"/>
                            <w:szCs w:val="24"/>
                          </w:rPr>
                          <w:t xml:space="preserve"> used for the dashboard. </w:t>
                        </w:r>
                        <w:r w:rsidR="00483071">
                          <w:rPr>
                            <w:rFonts w:ascii="Arial" w:hAnsi="Arial" w:cs="Arial"/>
                            <w:b w:val="0"/>
                            <w:bCs/>
                            <w:sz w:val="24"/>
                            <w:szCs w:val="24"/>
                          </w:rPr>
                          <w:t>The data is transformed by rounding up the decimal numbers and changing the data type to currency.</w:t>
                        </w:r>
                        <w:r w:rsidR="00FB2ECF">
                          <w:rPr>
                            <w:rFonts w:ascii="Arial" w:hAnsi="Arial" w:cs="Arial"/>
                            <w:b w:val="0"/>
                            <w:bCs/>
                            <w:sz w:val="24"/>
                            <w:szCs w:val="24"/>
                          </w:rPr>
                          <w:t xml:space="preserve"> </w:t>
                        </w:r>
                      </w:p>
                      <w:p w14:paraId="4EA688CC" w14:textId="65DAD67E" w:rsidR="00FB2ECF" w:rsidRDefault="00FB2ECF" w:rsidP="00AB4992">
                        <w:pPr>
                          <w:rPr>
                            <w:rFonts w:ascii="Arial" w:hAnsi="Arial" w:cs="Arial"/>
                            <w:b w:val="0"/>
                            <w:bCs/>
                            <w:sz w:val="24"/>
                            <w:szCs w:val="24"/>
                          </w:rPr>
                        </w:pPr>
                      </w:p>
                      <w:p w14:paraId="46664300" w14:textId="6B16554C" w:rsidR="00261C90" w:rsidRPr="003C4948" w:rsidRDefault="00261C90" w:rsidP="00AB4992">
                        <w:pPr>
                          <w:rPr>
                            <w:rFonts w:ascii="Arial" w:hAnsi="Arial" w:cs="Arial"/>
                            <w:sz w:val="24"/>
                            <w:szCs w:val="24"/>
                          </w:rPr>
                        </w:pPr>
                        <w:r w:rsidRPr="003C4948">
                          <w:rPr>
                            <w:rFonts w:ascii="Arial" w:hAnsi="Arial" w:cs="Arial"/>
                            <w:sz w:val="24"/>
                            <w:szCs w:val="24"/>
                          </w:rPr>
                          <w:t>Creating a new month column</w:t>
                        </w:r>
                      </w:p>
                      <w:p w14:paraId="5B817493" w14:textId="54A7DA15" w:rsidR="00A81B4F" w:rsidRDefault="000617BE" w:rsidP="00AB4992">
                        <w:pPr>
                          <w:rPr>
                            <w:rFonts w:ascii="Arial" w:hAnsi="Arial" w:cs="Arial"/>
                            <w:b w:val="0"/>
                            <w:bCs/>
                            <w:sz w:val="24"/>
                            <w:szCs w:val="24"/>
                          </w:rPr>
                        </w:pPr>
                        <w:r>
                          <w:rPr>
                            <w:rFonts w:ascii="Arial" w:hAnsi="Arial" w:cs="Arial"/>
                            <w:b w:val="0"/>
                            <w:bCs/>
                            <w:sz w:val="24"/>
                            <w:szCs w:val="24"/>
                          </w:rPr>
                          <w:t xml:space="preserve">Click on new column in </w:t>
                        </w:r>
                        <w:r w:rsidR="00F2280D">
                          <w:rPr>
                            <w:rFonts w:ascii="Arial" w:hAnsi="Arial" w:cs="Arial"/>
                            <w:b w:val="0"/>
                            <w:bCs/>
                            <w:sz w:val="24"/>
                            <w:szCs w:val="24"/>
                          </w:rPr>
                          <w:t>Columns Tools</w:t>
                        </w:r>
                        <w:r w:rsidR="00A81B4F">
                          <w:rPr>
                            <w:rFonts w:ascii="Arial" w:hAnsi="Arial" w:cs="Arial"/>
                            <w:b w:val="0"/>
                            <w:bCs/>
                            <w:sz w:val="24"/>
                            <w:szCs w:val="24"/>
                          </w:rPr>
                          <w:t>.</w:t>
                        </w:r>
                      </w:p>
                      <w:p w14:paraId="1F63BFAD" w14:textId="26D44A36" w:rsidR="00A81B4F" w:rsidRDefault="00A81B4F" w:rsidP="00AB4992">
                        <w:pPr>
                          <w:rPr>
                            <w:rFonts w:ascii="Arial" w:hAnsi="Arial" w:cs="Arial"/>
                            <w:b w:val="0"/>
                            <w:bCs/>
                            <w:sz w:val="24"/>
                            <w:szCs w:val="24"/>
                          </w:rPr>
                        </w:pPr>
                        <w:r>
                          <w:rPr>
                            <w:noProof/>
                          </w:rPr>
                          <w:drawing>
                            <wp:inline distT="0" distB="0" distL="0" distR="0" wp14:anchorId="392FB7CF" wp14:editId="1C4E7DCF">
                              <wp:extent cx="6120130" cy="472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0130" cy="472440"/>
                                      </a:xfrm>
                                      <a:prstGeom prst="rect">
                                        <a:avLst/>
                                      </a:prstGeom>
                                    </pic:spPr>
                                  </pic:pic>
                                </a:graphicData>
                              </a:graphic>
                            </wp:inline>
                          </w:drawing>
                        </w:r>
                      </w:p>
                      <w:p w14:paraId="36B0CB8A" w14:textId="0C446434" w:rsidR="000617BE" w:rsidRDefault="00F2280D" w:rsidP="00AB4992">
                        <w:pPr>
                          <w:rPr>
                            <w:rFonts w:ascii="Arial" w:hAnsi="Arial" w:cs="Arial"/>
                            <w:b w:val="0"/>
                            <w:bCs/>
                            <w:sz w:val="24"/>
                            <w:szCs w:val="24"/>
                          </w:rPr>
                        </w:pPr>
                        <w:r>
                          <w:rPr>
                            <w:rFonts w:ascii="Arial" w:hAnsi="Arial" w:cs="Arial"/>
                            <w:b w:val="0"/>
                            <w:bCs/>
                            <w:sz w:val="24"/>
                            <w:szCs w:val="24"/>
                          </w:rPr>
                          <w:t xml:space="preserve"> </w:t>
                        </w:r>
                        <w:r w:rsidR="00A81B4F">
                          <w:rPr>
                            <w:rFonts w:ascii="Arial" w:hAnsi="Arial" w:cs="Arial"/>
                            <w:b w:val="0"/>
                            <w:bCs/>
                            <w:sz w:val="24"/>
                            <w:szCs w:val="24"/>
                          </w:rPr>
                          <w:t>T</w:t>
                        </w:r>
                        <w:r>
                          <w:rPr>
                            <w:rFonts w:ascii="Arial" w:hAnsi="Arial" w:cs="Arial"/>
                            <w:b w:val="0"/>
                            <w:bCs/>
                            <w:sz w:val="24"/>
                            <w:szCs w:val="24"/>
                          </w:rPr>
                          <w:t>ype the name of the column at the start of the statement</w:t>
                        </w:r>
                        <w:r w:rsidR="00A81B4F">
                          <w:rPr>
                            <w:rFonts w:ascii="Arial" w:hAnsi="Arial" w:cs="Arial"/>
                            <w:b w:val="0"/>
                            <w:bCs/>
                            <w:sz w:val="24"/>
                            <w:szCs w:val="24"/>
                          </w:rPr>
                          <w:t>.</w:t>
                        </w:r>
                      </w:p>
                      <w:p w14:paraId="36C4C747" w14:textId="6EA94349" w:rsidR="00836010" w:rsidRDefault="00261C90" w:rsidP="00AB4992">
                        <w:pPr>
                          <w:rPr>
                            <w:rFonts w:ascii="Arial" w:hAnsi="Arial" w:cs="Arial"/>
                            <w:b w:val="0"/>
                            <w:bCs/>
                            <w:sz w:val="24"/>
                            <w:szCs w:val="24"/>
                          </w:rPr>
                        </w:pPr>
                        <w:r>
                          <w:rPr>
                            <w:noProof/>
                          </w:rPr>
                          <w:drawing>
                            <wp:inline distT="0" distB="0" distL="0" distR="0" wp14:anchorId="6E874B9E" wp14:editId="0F927C30">
                              <wp:extent cx="6120130" cy="410198"/>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71966" cy="413672"/>
                                      </a:xfrm>
                                      <a:prstGeom prst="rect">
                                        <a:avLst/>
                                      </a:prstGeom>
                                    </pic:spPr>
                                  </pic:pic>
                                </a:graphicData>
                              </a:graphic>
                            </wp:inline>
                          </w:drawing>
                        </w:r>
                      </w:p>
                      <w:p w14:paraId="58516C16" w14:textId="19E6CB35" w:rsidR="00FB2ECF" w:rsidRDefault="00CC1007" w:rsidP="00AB4992">
                        <w:pPr>
                          <w:rPr>
                            <w:rFonts w:ascii="Arial" w:hAnsi="Arial" w:cs="Arial"/>
                            <w:b w:val="0"/>
                            <w:bCs/>
                            <w:sz w:val="24"/>
                            <w:szCs w:val="24"/>
                          </w:rPr>
                        </w:pPr>
                        <w:r>
                          <w:rPr>
                            <w:rFonts w:ascii="Arial" w:hAnsi="Arial" w:cs="Arial"/>
                            <w:b w:val="0"/>
                            <w:bCs/>
                            <w:sz w:val="24"/>
                            <w:szCs w:val="24"/>
                          </w:rPr>
                          <w:t xml:space="preserve">Find the table by typing its name and select </w:t>
                        </w:r>
                        <w:r w:rsidR="00261C90">
                          <w:rPr>
                            <w:rFonts w:ascii="Arial" w:hAnsi="Arial" w:cs="Arial"/>
                            <w:b w:val="0"/>
                            <w:bCs/>
                            <w:sz w:val="24"/>
                            <w:szCs w:val="24"/>
                          </w:rPr>
                          <w:t xml:space="preserve">the column </w:t>
                        </w:r>
                        <w:r>
                          <w:rPr>
                            <w:rFonts w:ascii="Arial" w:hAnsi="Arial" w:cs="Arial"/>
                            <w:b w:val="0"/>
                            <w:bCs/>
                            <w:sz w:val="24"/>
                            <w:szCs w:val="24"/>
                          </w:rPr>
                          <w:t>from the dropdown list.</w:t>
                        </w:r>
                      </w:p>
                      <w:p w14:paraId="5E6ECB8A" w14:textId="39F85DB6" w:rsidR="00CC1007" w:rsidRDefault="00903399" w:rsidP="00AB4992">
                        <w:pPr>
                          <w:rPr>
                            <w:rFonts w:ascii="Arial" w:hAnsi="Arial" w:cs="Arial"/>
                            <w:b w:val="0"/>
                            <w:bCs/>
                            <w:sz w:val="24"/>
                            <w:szCs w:val="24"/>
                          </w:rPr>
                        </w:pPr>
                        <w:r>
                          <w:rPr>
                            <w:noProof/>
                          </w:rPr>
                          <w:drawing>
                            <wp:inline distT="0" distB="0" distL="0" distR="0" wp14:anchorId="082FD6FA" wp14:editId="18FB6B99">
                              <wp:extent cx="6120130" cy="3581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0130" cy="358140"/>
                                      </a:xfrm>
                                      <a:prstGeom prst="rect">
                                        <a:avLst/>
                                      </a:prstGeom>
                                    </pic:spPr>
                                  </pic:pic>
                                </a:graphicData>
                              </a:graphic>
                            </wp:inline>
                          </w:drawing>
                        </w:r>
                      </w:p>
                      <w:p w14:paraId="57A82038" w14:textId="2DCC3976" w:rsidR="00CC1007" w:rsidRDefault="00E80E7D" w:rsidP="00AB4992">
                        <w:pPr>
                          <w:rPr>
                            <w:rFonts w:ascii="Arial" w:hAnsi="Arial" w:cs="Arial"/>
                            <w:b w:val="0"/>
                            <w:bCs/>
                            <w:sz w:val="24"/>
                            <w:szCs w:val="24"/>
                          </w:rPr>
                        </w:pPr>
                        <w:r>
                          <w:rPr>
                            <w:rFonts w:ascii="Arial" w:hAnsi="Arial" w:cs="Arial"/>
                            <w:b w:val="0"/>
                            <w:bCs/>
                            <w:sz w:val="24"/>
                            <w:szCs w:val="24"/>
                          </w:rPr>
                          <w:t>Type a single dot and select the Quarter option from the dropdown list.</w:t>
                        </w:r>
                      </w:p>
                      <w:p w14:paraId="5F65E4B3" w14:textId="76DF2ED4" w:rsidR="00487F11" w:rsidRPr="003C4948" w:rsidRDefault="002045C4" w:rsidP="00487F11">
                        <w:pPr>
                          <w:rPr>
                            <w:rFonts w:ascii="Arial" w:hAnsi="Arial" w:cs="Arial"/>
                            <w:b w:val="0"/>
                            <w:bCs/>
                            <w:sz w:val="24"/>
                            <w:szCs w:val="24"/>
                          </w:rPr>
                        </w:pPr>
                        <w:r>
                          <w:rPr>
                            <w:rFonts w:ascii="Arial" w:hAnsi="Arial" w:cs="Arial"/>
                            <w:b w:val="0"/>
                            <w:bCs/>
                            <w:sz w:val="24"/>
                            <w:szCs w:val="24"/>
                          </w:rPr>
                          <w:t>Press Enter.</w:t>
                        </w:r>
                      </w:p>
                      <w:p w14:paraId="57447894" w14:textId="3E139395" w:rsidR="008E5512" w:rsidRPr="00420672" w:rsidRDefault="008E5512" w:rsidP="00C65545">
                        <w:pPr>
                          <w:pStyle w:val="ListBullet"/>
                          <w:numPr>
                            <w:ilvl w:val="0"/>
                            <w:numId w:val="0"/>
                          </w:numPr>
                          <w:rPr>
                            <w:color w:val="FF0000"/>
                          </w:rPr>
                        </w:pPr>
                      </w:p>
                      <w:p w14:paraId="087DDD79" w14:textId="346192BC" w:rsidR="004D3009" w:rsidRDefault="003C4948" w:rsidP="003C4948">
                        <w:pPr>
                          <w:pStyle w:val="ListBullet"/>
                          <w:numPr>
                            <w:ilvl w:val="0"/>
                            <w:numId w:val="0"/>
                          </w:numPr>
                          <w:ind w:left="360" w:hanging="360"/>
                        </w:pPr>
                        <w:r w:rsidRPr="003C4948">
                          <w:rPr>
                            <w:rFonts w:ascii="Arial" w:hAnsi="Arial" w:cs="Arial"/>
                            <w:b/>
                            <w:bCs/>
                            <w:sz w:val="24"/>
                            <w:szCs w:val="24"/>
                          </w:rPr>
                          <w:t xml:space="preserve">The </w:t>
                        </w:r>
                        <w:r w:rsidR="004D3009" w:rsidRPr="003C4948">
                          <w:rPr>
                            <w:rFonts w:ascii="Arial" w:hAnsi="Arial" w:cs="Arial"/>
                            <w:b/>
                            <w:bCs/>
                            <w:sz w:val="24"/>
                            <w:szCs w:val="24"/>
                          </w:rPr>
                          <w:t>Heading</w:t>
                        </w:r>
                        <w:r w:rsidR="001A55C8" w:rsidRPr="003C4948">
                          <w:rPr>
                            <w:rFonts w:ascii="Arial" w:hAnsi="Arial" w:cs="Arial"/>
                            <w:b/>
                            <w:bCs/>
                            <w:sz w:val="24"/>
                            <w:szCs w:val="24"/>
                          </w:rPr>
                          <w:t xml:space="preserve"> </w:t>
                        </w:r>
                        <w:r w:rsidRPr="003C4948">
                          <w:rPr>
                            <w:rFonts w:ascii="Arial" w:hAnsi="Arial" w:cs="Arial"/>
                            <w:b/>
                            <w:bCs/>
                            <w:sz w:val="24"/>
                            <w:szCs w:val="24"/>
                          </w:rPr>
                          <w:t xml:space="preserve">is </w:t>
                        </w:r>
                        <w:r w:rsidR="00233F2E" w:rsidRPr="003C4948">
                          <w:rPr>
                            <w:rFonts w:ascii="Arial" w:hAnsi="Arial" w:cs="Arial"/>
                            <w:b/>
                            <w:bCs/>
                            <w:sz w:val="24"/>
                            <w:szCs w:val="24"/>
                          </w:rPr>
                          <w:t>a Textbox</w:t>
                        </w:r>
                        <w:r w:rsidR="00233F2E">
                          <w:t xml:space="preserve"> </w:t>
                        </w:r>
                        <w:r w:rsidR="00881E81">
                          <w:drawing>
                            <wp:inline distT="0" distB="0" distL="0" distR="0" wp14:anchorId="5C1EB3C2" wp14:editId="411A81E9">
                              <wp:extent cx="4819828" cy="6851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30023" cy="686614"/>
                                      </a:xfrm>
                                      <a:prstGeom prst="rect">
                                        <a:avLst/>
                                      </a:prstGeom>
                                    </pic:spPr>
                                  </pic:pic>
                                </a:graphicData>
                              </a:graphic>
                            </wp:inline>
                          </w:drawing>
                        </w:r>
                      </w:p>
                      <w:p w14:paraId="78D2B122" w14:textId="518B7EDC" w:rsidR="008E5512" w:rsidRPr="003C4948" w:rsidRDefault="00207C32" w:rsidP="00207C32">
                        <w:pPr>
                          <w:pStyle w:val="ListBullet"/>
                          <w:numPr>
                            <w:ilvl w:val="0"/>
                            <w:numId w:val="0"/>
                          </w:numPr>
                          <w:rPr>
                            <w:rFonts w:ascii="Arial" w:hAnsi="Arial" w:cs="Arial"/>
                            <w:sz w:val="24"/>
                            <w:szCs w:val="24"/>
                          </w:rPr>
                        </w:pPr>
                        <w:r w:rsidRPr="003C4948">
                          <w:rPr>
                            <w:rFonts w:ascii="Arial" w:hAnsi="Arial" w:cs="Arial"/>
                            <w:sz w:val="24"/>
                            <w:szCs w:val="24"/>
                          </w:rPr>
                          <w:t>F</w:t>
                        </w:r>
                        <w:r w:rsidR="00A6049B" w:rsidRPr="003C4948">
                          <w:rPr>
                            <w:rFonts w:ascii="Arial" w:hAnsi="Arial" w:cs="Arial"/>
                            <w:sz w:val="24"/>
                            <w:szCs w:val="24"/>
                          </w:rPr>
                          <w:t>ind a new Text Box in the Home tab, format it</w:t>
                        </w:r>
                        <w:r w:rsidR="00224A95" w:rsidRPr="003C4948">
                          <w:rPr>
                            <w:rFonts w:ascii="Arial" w:hAnsi="Arial" w:cs="Arial"/>
                            <w:sz w:val="24"/>
                            <w:szCs w:val="24"/>
                          </w:rPr>
                          <w:t xml:space="preserve"> to a Bold Goeorgia 16 p.</w:t>
                        </w:r>
                      </w:p>
                      <w:p w14:paraId="6F070F98" w14:textId="77777777" w:rsidR="00035B4D" w:rsidRDefault="00035B4D" w:rsidP="00035B4D">
                        <w:pPr>
                          <w:pStyle w:val="ListBullet"/>
                          <w:numPr>
                            <w:ilvl w:val="0"/>
                            <w:numId w:val="0"/>
                          </w:numPr>
                          <w:ind w:left="360"/>
                        </w:pPr>
                      </w:p>
                      <w:p w14:paraId="45E270B8" w14:textId="1E470BDE" w:rsidR="008E5512" w:rsidRPr="003C4948" w:rsidRDefault="004D3009" w:rsidP="003C4948">
                        <w:pPr>
                          <w:pStyle w:val="ListBullet"/>
                          <w:numPr>
                            <w:ilvl w:val="0"/>
                            <w:numId w:val="0"/>
                          </w:numPr>
                          <w:ind w:left="360" w:hanging="360"/>
                          <w:rPr>
                            <w:rFonts w:ascii="Arial" w:hAnsi="Arial" w:cs="Arial"/>
                            <w:sz w:val="24"/>
                            <w:szCs w:val="24"/>
                          </w:rPr>
                        </w:pPr>
                        <w:r w:rsidRPr="003C4948">
                          <w:rPr>
                            <w:rFonts w:ascii="Arial" w:hAnsi="Arial" w:cs="Arial"/>
                            <w:b/>
                            <w:bCs/>
                            <w:sz w:val="24"/>
                            <w:szCs w:val="24"/>
                          </w:rPr>
                          <w:t>Calculation boxes</w:t>
                        </w:r>
                        <w:r w:rsidR="00233F2E" w:rsidRPr="003C4948">
                          <w:rPr>
                            <w:rFonts w:ascii="Arial" w:hAnsi="Arial" w:cs="Arial"/>
                            <w:b/>
                            <w:bCs/>
                            <w:sz w:val="24"/>
                            <w:szCs w:val="24"/>
                          </w:rPr>
                          <w:t xml:space="preserve"> are tables with only one column</w:t>
                        </w:r>
                        <w:r w:rsidR="003C4948" w:rsidRPr="003C4948">
                          <w:rPr>
                            <w:rFonts w:ascii="Arial" w:hAnsi="Arial" w:cs="Arial"/>
                            <w:sz w:val="24"/>
                            <w:szCs w:val="24"/>
                          </w:rPr>
                          <w:t>.</w:t>
                        </w:r>
                      </w:p>
                      <w:p w14:paraId="20D602B8" w14:textId="2BDB8813" w:rsidR="00224A95" w:rsidRDefault="00FE3BD2" w:rsidP="00224A95">
                        <w:pPr>
                          <w:pStyle w:val="ListBullet"/>
                          <w:numPr>
                            <w:ilvl w:val="0"/>
                            <w:numId w:val="0"/>
                          </w:numPr>
                          <w:ind w:left="360"/>
                        </w:pPr>
                        <w:r>
                          <w:drawing>
                            <wp:inline distT="0" distB="0" distL="0" distR="0" wp14:anchorId="4EC63E21" wp14:editId="42A0F8FE">
                              <wp:extent cx="5156502" cy="554355"/>
                              <wp:effectExtent l="0" t="0" r="6350" b="0"/>
                              <wp:docPr id="71" name="Picture 7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 Word&#10;&#10;Description automatically generated"/>
                                      <pic:cNvPicPr/>
                                    </pic:nvPicPr>
                                    <pic:blipFill>
                                      <a:blip r:embed="rId80"/>
                                      <a:stretch>
                                        <a:fillRect/>
                                      </a:stretch>
                                    </pic:blipFill>
                                    <pic:spPr>
                                      <a:xfrm>
                                        <a:off x="0" y="0"/>
                                        <a:ext cx="5357361" cy="575949"/>
                                      </a:xfrm>
                                      <a:prstGeom prst="rect">
                                        <a:avLst/>
                                      </a:prstGeom>
                                    </pic:spPr>
                                  </pic:pic>
                                </a:graphicData>
                              </a:graphic>
                            </wp:inline>
                          </w:drawing>
                        </w:r>
                      </w:p>
                      <w:p w14:paraId="60682EDA" w14:textId="77777777" w:rsidR="00233F2E" w:rsidRDefault="00FE3BD2" w:rsidP="004F2E19">
                        <w:pPr>
                          <w:pStyle w:val="ListBullet"/>
                          <w:numPr>
                            <w:ilvl w:val="0"/>
                            <w:numId w:val="0"/>
                          </w:numPr>
                          <w:ind w:left="360" w:hanging="360"/>
                          <w:rPr>
                            <w:rFonts w:ascii="Arial" w:hAnsi="Arial" w:cs="Arial"/>
                            <w:sz w:val="24"/>
                            <w:szCs w:val="24"/>
                          </w:rPr>
                        </w:pPr>
                        <w:r w:rsidRPr="00233F2E">
                          <w:rPr>
                            <w:rFonts w:ascii="Arial" w:hAnsi="Arial" w:cs="Arial"/>
                            <w:sz w:val="24"/>
                            <w:szCs w:val="24"/>
                          </w:rPr>
                          <w:t xml:space="preserve">Click anywhere on the canvas and </w:t>
                        </w:r>
                        <w:r w:rsidR="00150D65" w:rsidRPr="00233F2E">
                          <w:rPr>
                            <w:rFonts w:ascii="Arial" w:hAnsi="Arial" w:cs="Arial"/>
                            <w:sz w:val="24"/>
                            <w:szCs w:val="24"/>
                          </w:rPr>
                          <w:t xml:space="preserve">on the colum to be displayed. Format the heading </w:t>
                        </w:r>
                      </w:p>
                      <w:p w14:paraId="5A64D596" w14:textId="75077297" w:rsidR="008E5512" w:rsidRPr="00233F2E" w:rsidRDefault="003C4948" w:rsidP="007701BB">
                        <w:pPr>
                          <w:pStyle w:val="ListBullet"/>
                          <w:numPr>
                            <w:ilvl w:val="0"/>
                            <w:numId w:val="0"/>
                          </w:numPr>
                          <w:ind w:left="360" w:hanging="360"/>
                          <w:rPr>
                            <w:rFonts w:ascii="Arial" w:hAnsi="Arial" w:cs="Arial"/>
                            <w:sz w:val="24"/>
                            <w:szCs w:val="24"/>
                          </w:rPr>
                        </w:pPr>
                        <w:r>
                          <w:rPr>
                            <w:rFonts w:ascii="Arial" w:hAnsi="Arial" w:cs="Arial"/>
                            <w:sz w:val="24"/>
                            <w:szCs w:val="24"/>
                          </w:rPr>
                          <w:t>i</w:t>
                        </w:r>
                        <w:r w:rsidR="00150D65" w:rsidRPr="00233F2E">
                          <w:rPr>
                            <w:rFonts w:ascii="Arial" w:hAnsi="Arial" w:cs="Arial"/>
                            <w:sz w:val="24"/>
                            <w:szCs w:val="24"/>
                          </w:rPr>
                          <w:t>n</w:t>
                        </w:r>
                        <w:r w:rsidR="00233F2E">
                          <w:rPr>
                            <w:rFonts w:ascii="Arial" w:hAnsi="Arial" w:cs="Arial"/>
                            <w:sz w:val="24"/>
                            <w:szCs w:val="24"/>
                          </w:rPr>
                          <w:t xml:space="preserve"> </w:t>
                        </w:r>
                        <w:r>
                          <w:rPr>
                            <w:rFonts w:ascii="Arial" w:hAnsi="Arial" w:cs="Arial"/>
                            <w:sz w:val="24"/>
                            <w:szCs w:val="24"/>
                          </w:rPr>
                          <w:t>C</w:t>
                        </w:r>
                        <w:r w:rsidR="00E65FEE">
                          <w:rPr>
                            <w:rFonts w:ascii="Arial" w:hAnsi="Arial" w:cs="Arial"/>
                            <w:sz w:val="24"/>
                            <w:szCs w:val="24"/>
                          </w:rPr>
                          <w:t xml:space="preserve">olumn Hearders in </w:t>
                        </w:r>
                        <w:r w:rsidR="007701BB">
                          <w:rPr>
                            <w:rFonts w:ascii="Arial" w:hAnsi="Arial" w:cs="Arial"/>
                            <w:sz w:val="24"/>
                            <w:szCs w:val="24"/>
                          </w:rPr>
                          <w:t xml:space="preserve">the </w:t>
                        </w:r>
                        <w:r w:rsidR="00E65FEE">
                          <w:rPr>
                            <w:rFonts w:ascii="Arial" w:hAnsi="Arial" w:cs="Arial"/>
                            <w:sz w:val="24"/>
                            <w:szCs w:val="24"/>
                          </w:rPr>
                          <w:t>Visuals</w:t>
                        </w:r>
                        <w:r w:rsidR="007701BB">
                          <w:rPr>
                            <w:rFonts w:ascii="Arial" w:hAnsi="Arial" w:cs="Arial"/>
                            <w:sz w:val="24"/>
                            <w:szCs w:val="24"/>
                          </w:rPr>
                          <w:t xml:space="preserve"> option</w:t>
                        </w:r>
                        <w:r w:rsidR="00131AE4">
                          <w:rPr>
                            <w:rFonts w:ascii="Arial" w:hAnsi="Arial" w:cs="Arial"/>
                            <w:sz w:val="24"/>
                            <w:szCs w:val="24"/>
                          </w:rPr>
                          <w:t>.</w:t>
                        </w:r>
                        <w:r w:rsidR="00150D65" w:rsidRPr="00233F2E">
                          <w:rPr>
                            <w:rFonts w:ascii="Arial" w:hAnsi="Arial" w:cs="Arial"/>
                            <w:sz w:val="24"/>
                            <w:szCs w:val="24"/>
                          </w:rPr>
                          <w:t xml:space="preserve"> </w:t>
                        </w:r>
                      </w:p>
                      <w:p w14:paraId="15947160" w14:textId="63D31BF3" w:rsidR="00420672" w:rsidRDefault="00420672" w:rsidP="000A2B22">
                        <w:pPr>
                          <w:pStyle w:val="ListBullet"/>
                          <w:numPr>
                            <w:ilvl w:val="0"/>
                            <w:numId w:val="0"/>
                          </w:numPr>
                          <w:ind w:left="360"/>
                        </w:pPr>
                      </w:p>
                      <w:p w14:paraId="4547B649" w14:textId="77777777" w:rsidR="000A2B22" w:rsidRPr="000A2B22" w:rsidRDefault="000A2B22" w:rsidP="000A2B22"/>
                    </w:txbxContent>
                  </v:textbox>
                  <w10:anchorlock/>
                </v:shape>
              </w:pict>
            </mc:Fallback>
          </mc:AlternateContent>
        </w:r>
      </w:del>
      <w:r w:rsidR="007F0B8E" w:rsidRPr="007F0B8E">
        <w:rPr>
          <w:noProof/>
        </w:rPr>
        <w:lastRenderedPageBreak/>
        <mc:AlternateContent>
          <mc:Choice Requires="wps">
            <w:drawing>
              <wp:inline distT="0" distB="0" distL="0" distR="0" wp14:anchorId="5C76E097" wp14:editId="4FDDBFFA">
                <wp:extent cx="6323888" cy="7879222"/>
                <wp:effectExtent l="0" t="0" r="0" b="7620"/>
                <wp:docPr id="18" name="Text Box 18"/>
                <wp:cNvGraphicFramePr/>
                <a:graphic xmlns:a="http://schemas.openxmlformats.org/drawingml/2006/main">
                  <a:graphicData uri="http://schemas.microsoft.com/office/word/2010/wordprocessingShape">
                    <wps:wsp>
                      <wps:cNvSpPr txBox="1"/>
                      <wps:spPr>
                        <a:xfrm>
                          <a:off x="0" y="0"/>
                          <a:ext cx="6323888" cy="7879222"/>
                        </a:xfrm>
                        <a:prstGeom prst="rect">
                          <a:avLst/>
                        </a:prstGeom>
                        <a:noFill/>
                        <a:ln w="6350">
                          <a:noFill/>
                        </a:ln>
                      </wps:spPr>
                      <wps:txbx>
                        <w:txbxContent>
                          <w:p w14:paraId="17E4034D" w14:textId="798BB61A" w:rsidR="00207C32" w:rsidRPr="0016700D" w:rsidRDefault="00207C32" w:rsidP="004F2E19">
                            <w:pPr>
                              <w:pStyle w:val="Content"/>
                              <w:rPr>
                                <w:rFonts w:ascii="Arial" w:hAnsi="Arial" w:cs="Arial"/>
                                <w:b/>
                                <w:bCs/>
                                <w:szCs w:val="28"/>
                              </w:rPr>
                            </w:pPr>
                            <w:r w:rsidRPr="0016700D">
                              <w:rPr>
                                <w:rFonts w:ascii="Arial" w:hAnsi="Arial" w:cs="Arial"/>
                                <w:b/>
                                <w:bCs/>
                                <w:szCs w:val="28"/>
                              </w:rPr>
                              <w:t>Charts</w:t>
                            </w:r>
                            <w:r w:rsidR="003C4948" w:rsidRPr="0016700D">
                              <w:rPr>
                                <w:rFonts w:ascii="Arial" w:hAnsi="Arial" w:cs="Arial"/>
                                <w:b/>
                                <w:bCs/>
                                <w:szCs w:val="28"/>
                              </w:rPr>
                              <w:t xml:space="preserve"> are </w:t>
                            </w:r>
                            <w:r w:rsidR="004F2E19" w:rsidRPr="0016700D">
                              <w:rPr>
                                <w:rFonts w:ascii="Arial" w:hAnsi="Arial" w:cs="Arial"/>
                                <w:b/>
                                <w:bCs/>
                                <w:szCs w:val="28"/>
                              </w:rPr>
                              <w:t>created and formatted in the Visualizations panel.</w:t>
                            </w:r>
                          </w:p>
                          <w:p w14:paraId="72D8463B" w14:textId="50A182C7" w:rsidR="00207C32" w:rsidRDefault="002E1F98" w:rsidP="004F2E19">
                            <w:pPr>
                              <w:pStyle w:val="Content"/>
                              <w:rPr>
                                <w:rFonts w:ascii="Arial" w:hAnsi="Arial" w:cs="Arial"/>
                                <w:sz w:val="24"/>
                                <w:szCs w:val="24"/>
                              </w:rPr>
                            </w:pPr>
                            <w:r w:rsidRPr="00C013A6">
                              <w:rPr>
                                <w:rFonts w:ascii="Arial" w:hAnsi="Arial" w:cs="Arial"/>
                                <w:sz w:val="24"/>
                                <w:szCs w:val="24"/>
                              </w:rPr>
                              <w:t>Funnel</w:t>
                            </w:r>
                            <w:r w:rsidR="00030C66" w:rsidRPr="00C013A6">
                              <w:rPr>
                                <w:rFonts w:ascii="Arial" w:hAnsi="Arial" w:cs="Arial"/>
                                <w:sz w:val="24"/>
                                <w:szCs w:val="24"/>
                              </w:rPr>
                              <w:t xml:space="preserve"> chart: Click anywhere on the canvas</w:t>
                            </w:r>
                            <w:r w:rsidR="00E159DA" w:rsidRPr="00C013A6">
                              <w:rPr>
                                <w:rFonts w:ascii="Arial" w:hAnsi="Arial" w:cs="Arial"/>
                                <w:sz w:val="24"/>
                                <w:szCs w:val="24"/>
                              </w:rPr>
                              <w:t xml:space="preserve">, click on the columns to add to the chart in the Fields on the </w:t>
                            </w:r>
                            <w:r w:rsidR="004F2E19" w:rsidRPr="00C013A6">
                              <w:rPr>
                                <w:rFonts w:ascii="Arial" w:hAnsi="Arial" w:cs="Arial"/>
                                <w:sz w:val="24"/>
                                <w:szCs w:val="24"/>
                              </w:rPr>
                              <w:t>right-side</w:t>
                            </w:r>
                            <w:r w:rsidR="00E159DA" w:rsidRPr="00C013A6">
                              <w:rPr>
                                <w:rFonts w:ascii="Arial" w:hAnsi="Arial" w:cs="Arial"/>
                                <w:sz w:val="24"/>
                                <w:szCs w:val="24"/>
                              </w:rPr>
                              <w:t xml:space="preserve"> panel, click </w:t>
                            </w:r>
                            <w:r w:rsidR="0016700D" w:rsidRPr="00C013A6">
                              <w:rPr>
                                <w:rFonts w:ascii="Arial" w:hAnsi="Arial" w:cs="Arial"/>
                                <w:sz w:val="24"/>
                                <w:szCs w:val="24"/>
                              </w:rPr>
                              <w:t>online</w:t>
                            </w:r>
                            <w:r w:rsidR="00E159DA" w:rsidRPr="00C013A6">
                              <w:rPr>
                                <w:rFonts w:ascii="Arial" w:hAnsi="Arial" w:cs="Arial"/>
                                <w:sz w:val="24"/>
                                <w:szCs w:val="24"/>
                              </w:rPr>
                              <w:t xml:space="preserve"> chart in the visualizations panel next to Fields and stylize by </w:t>
                            </w:r>
                            <w:r w:rsidR="00144843" w:rsidRPr="00C013A6">
                              <w:rPr>
                                <w:rFonts w:ascii="Arial" w:hAnsi="Arial" w:cs="Arial"/>
                                <w:sz w:val="24"/>
                                <w:szCs w:val="24"/>
                              </w:rPr>
                              <w:t xml:space="preserve">selecting format your visual and then general. </w:t>
                            </w:r>
                            <w:r w:rsidRPr="00C013A6">
                              <w:rPr>
                                <w:rFonts w:ascii="Arial" w:hAnsi="Arial" w:cs="Arial"/>
                                <w:sz w:val="24"/>
                                <w:szCs w:val="24"/>
                              </w:rPr>
                              <w:t xml:space="preserve">Colour the bars by selecting them and </w:t>
                            </w:r>
                            <w:r w:rsidR="004761C5" w:rsidRPr="00C013A6">
                              <w:rPr>
                                <w:rFonts w:ascii="Arial" w:hAnsi="Arial" w:cs="Arial"/>
                                <w:sz w:val="24"/>
                                <w:szCs w:val="24"/>
                              </w:rPr>
                              <w:t>click on visual and colors.</w:t>
                            </w:r>
                            <w:r w:rsidR="004C3634" w:rsidRPr="00C013A6">
                              <w:rPr>
                                <w:rFonts w:ascii="Arial" w:hAnsi="Arial" w:cs="Arial"/>
                                <w:sz w:val="24"/>
                                <w:szCs w:val="24"/>
                              </w:rPr>
                              <w:t xml:space="preserve"> </w:t>
                            </w:r>
                          </w:p>
                          <w:p w14:paraId="3D511D1F" w14:textId="77777777" w:rsidR="0016700D" w:rsidRDefault="0016700D" w:rsidP="004F2E19">
                            <w:pPr>
                              <w:pStyle w:val="Content"/>
                              <w:rPr>
                                <w:rFonts w:ascii="Arial" w:hAnsi="Arial" w:cs="Arial"/>
                                <w:sz w:val="24"/>
                                <w:szCs w:val="24"/>
                              </w:rPr>
                            </w:pPr>
                          </w:p>
                          <w:p w14:paraId="1B6A72E6" w14:textId="71784668" w:rsidR="003C4948" w:rsidRPr="0016700D" w:rsidRDefault="003C4948" w:rsidP="004F2E19">
                            <w:pPr>
                              <w:pStyle w:val="Content"/>
                              <w:rPr>
                                <w:rFonts w:ascii="Arial" w:hAnsi="Arial" w:cs="Arial"/>
                                <w:b/>
                                <w:bCs/>
                                <w:szCs w:val="28"/>
                              </w:rPr>
                            </w:pPr>
                            <w:r w:rsidRPr="0016700D">
                              <w:rPr>
                                <w:rFonts w:ascii="Arial" w:hAnsi="Arial" w:cs="Arial"/>
                                <w:b/>
                                <w:bCs/>
                                <w:szCs w:val="28"/>
                              </w:rPr>
                              <w:t>Zoom Slider</w:t>
                            </w:r>
                            <w:r w:rsidR="004F2E19" w:rsidRPr="0016700D">
                              <w:rPr>
                                <w:rFonts w:ascii="Arial" w:hAnsi="Arial" w:cs="Arial"/>
                                <w:b/>
                                <w:bCs/>
                                <w:szCs w:val="28"/>
                              </w:rPr>
                              <w:t xml:space="preserve"> will add </w:t>
                            </w:r>
                            <w:r w:rsidR="0026608A" w:rsidRPr="0016700D">
                              <w:rPr>
                                <w:rFonts w:ascii="Arial" w:hAnsi="Arial" w:cs="Arial"/>
                                <w:b/>
                                <w:bCs/>
                                <w:szCs w:val="28"/>
                              </w:rPr>
                              <w:t xml:space="preserve">precision to </w:t>
                            </w:r>
                            <w:r w:rsidR="0016700D" w:rsidRPr="0016700D">
                              <w:rPr>
                                <w:rFonts w:ascii="Arial" w:hAnsi="Arial" w:cs="Arial"/>
                                <w:b/>
                                <w:bCs/>
                                <w:szCs w:val="28"/>
                              </w:rPr>
                              <w:t>filtering.</w:t>
                            </w:r>
                          </w:p>
                          <w:p w14:paraId="40F2A282" w14:textId="13D5E52D" w:rsidR="0026608A" w:rsidRPr="0026608A" w:rsidRDefault="0026608A" w:rsidP="004F2E19">
                            <w:pPr>
                              <w:pStyle w:val="Content"/>
                              <w:rPr>
                                <w:rFonts w:ascii="Arial" w:hAnsi="Arial" w:cs="Arial"/>
                                <w:sz w:val="24"/>
                                <w:szCs w:val="24"/>
                              </w:rPr>
                            </w:pPr>
                            <w:r>
                              <w:rPr>
                                <w:rFonts w:ascii="Arial" w:hAnsi="Arial" w:cs="Arial"/>
                                <w:sz w:val="24"/>
                                <w:szCs w:val="24"/>
                              </w:rPr>
                              <w:t xml:space="preserve">Add a zoom slider to the chart, here to the line chart </w:t>
                            </w:r>
                            <w:r w:rsidR="00C31124">
                              <w:rPr>
                                <w:rFonts w:ascii="Arial" w:hAnsi="Arial" w:cs="Arial"/>
                                <w:sz w:val="24"/>
                                <w:szCs w:val="24"/>
                              </w:rPr>
                              <w:t>in the visualizations, Visuals, and turn the Zoom slider on.</w:t>
                            </w:r>
                          </w:p>
                          <w:p w14:paraId="3447D5AD" w14:textId="77777777" w:rsidR="003C4948" w:rsidRPr="003C4948" w:rsidRDefault="003C4948" w:rsidP="003C4948">
                            <w:pPr>
                              <w:pStyle w:val="Content"/>
                              <w:ind w:left="720"/>
                              <w:rPr>
                                <w:rFonts w:ascii="Arial" w:hAnsi="Arial" w:cs="Arial"/>
                                <w:b/>
                                <w:bCs/>
                                <w:szCs w:val="28"/>
                              </w:rPr>
                            </w:pPr>
                          </w:p>
                          <w:p w14:paraId="6076FA1D" w14:textId="74C3AFA7" w:rsidR="00207C32" w:rsidRDefault="00A87FF6" w:rsidP="007F0B8E">
                            <w:pPr>
                              <w:pStyle w:val="Content"/>
                            </w:pPr>
                            <w:r>
                              <w:rPr>
                                <w:noProof/>
                              </w:rPr>
                              <w:drawing>
                                <wp:inline distT="0" distB="0" distL="0" distR="0" wp14:anchorId="01A89596" wp14:editId="23F9F995">
                                  <wp:extent cx="2161540" cy="1542362"/>
                                  <wp:effectExtent l="0" t="0" r="0" b="1270"/>
                                  <wp:docPr id="73" name="Picture 73"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funnel chart&#10;&#10;Description automatically generated"/>
                                          <pic:cNvPicPr/>
                                        </pic:nvPicPr>
                                        <pic:blipFill>
                                          <a:blip r:embed="rId81"/>
                                          <a:stretch>
                                            <a:fillRect/>
                                          </a:stretch>
                                        </pic:blipFill>
                                        <pic:spPr>
                                          <a:xfrm>
                                            <a:off x="0" y="0"/>
                                            <a:ext cx="2176311" cy="1552902"/>
                                          </a:xfrm>
                                          <a:prstGeom prst="rect">
                                            <a:avLst/>
                                          </a:prstGeom>
                                        </pic:spPr>
                                      </pic:pic>
                                    </a:graphicData>
                                  </a:graphic>
                                </wp:inline>
                              </w:drawing>
                            </w:r>
                            <w:r w:rsidR="004C3634" w:rsidRPr="004C3634">
                              <w:rPr>
                                <w:noProof/>
                              </w:rPr>
                              <w:t xml:space="preserve"> </w:t>
                            </w:r>
                          </w:p>
                          <w:p w14:paraId="08EB08E6" w14:textId="3B6D31BD" w:rsidR="00B848A1" w:rsidRPr="00C013A6" w:rsidRDefault="00B848A1" w:rsidP="007F0B8E">
                            <w:pPr>
                              <w:pStyle w:val="Content"/>
                              <w:rPr>
                                <w:rFonts w:ascii="Arial" w:hAnsi="Arial" w:cs="Arial"/>
                                <w:sz w:val="24"/>
                                <w:szCs w:val="24"/>
                              </w:rPr>
                            </w:pPr>
                            <w:r w:rsidRPr="00C013A6">
                              <w:rPr>
                                <w:rFonts w:ascii="Arial" w:hAnsi="Arial" w:cs="Arial"/>
                                <w:sz w:val="24"/>
                                <w:szCs w:val="24"/>
                              </w:rPr>
                              <w:t xml:space="preserve">Select the canvas, choose the columns, </w:t>
                            </w:r>
                            <w:r w:rsidR="00094F99" w:rsidRPr="00C013A6">
                              <w:rPr>
                                <w:rFonts w:ascii="Arial" w:hAnsi="Arial" w:cs="Arial"/>
                                <w:sz w:val="24"/>
                                <w:szCs w:val="24"/>
                              </w:rPr>
                              <w:t xml:space="preserve">select the chart </w:t>
                            </w:r>
                            <w:r w:rsidR="004C3634" w:rsidRPr="00C013A6">
                              <w:rPr>
                                <w:rFonts w:ascii="Arial" w:hAnsi="Arial" w:cs="Arial"/>
                                <w:sz w:val="24"/>
                                <w:szCs w:val="24"/>
                              </w:rPr>
                              <w:t>type,</w:t>
                            </w:r>
                            <w:r w:rsidR="00094F99" w:rsidRPr="00C013A6">
                              <w:rPr>
                                <w:rFonts w:ascii="Arial" w:hAnsi="Arial" w:cs="Arial"/>
                                <w:sz w:val="24"/>
                                <w:szCs w:val="24"/>
                              </w:rPr>
                              <w:t xml:space="preserve"> and stylize in the visuals panel.</w:t>
                            </w:r>
                            <w:r w:rsidR="004C3634" w:rsidRPr="00C013A6">
                              <w:rPr>
                                <w:rFonts w:ascii="Arial" w:hAnsi="Arial" w:cs="Arial"/>
                                <w:sz w:val="24"/>
                                <w:szCs w:val="24"/>
                              </w:rPr>
                              <w:t xml:space="preserve"> The above </w:t>
                            </w:r>
                            <w:r w:rsidR="00C013A6" w:rsidRPr="00C013A6">
                              <w:rPr>
                                <w:rFonts w:ascii="Arial" w:hAnsi="Arial" w:cs="Arial"/>
                                <w:sz w:val="24"/>
                                <w:szCs w:val="24"/>
                              </w:rPr>
                              <w:t>Screen shots show a Funnel chart to the left and a Line chart to the right.</w:t>
                            </w:r>
                          </w:p>
                          <w:p w14:paraId="18D3BC43" w14:textId="00A78741" w:rsidR="00207C32" w:rsidRDefault="00C013A6" w:rsidP="007F0B8E">
                            <w:pPr>
                              <w:pStyle w:val="Content"/>
                            </w:pPr>
                            <w:r>
                              <w:rPr>
                                <w:noProof/>
                              </w:rPr>
                              <w:drawing>
                                <wp:inline distT="0" distB="0" distL="0" distR="0" wp14:anchorId="35FC6C35" wp14:editId="6AA5CD84">
                                  <wp:extent cx="6134100" cy="3178810"/>
                                  <wp:effectExtent l="0" t="0" r="0" b="254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82"/>
                                          <a:stretch>
                                            <a:fillRect/>
                                          </a:stretch>
                                        </pic:blipFill>
                                        <pic:spPr>
                                          <a:xfrm>
                                            <a:off x="0" y="0"/>
                                            <a:ext cx="6134100" cy="3178810"/>
                                          </a:xfrm>
                                          <a:prstGeom prst="rect">
                                            <a:avLst/>
                                          </a:prstGeom>
                                        </pic:spPr>
                                      </pic:pic>
                                    </a:graphicData>
                                  </a:graphic>
                                </wp:inline>
                              </w:drawing>
                            </w:r>
                          </w:p>
                          <w:p w14:paraId="43CADA75" w14:textId="36272E00" w:rsidR="007F0B8E" w:rsidRDefault="00000000" w:rsidP="007F0B8E">
                            <w:pPr>
                              <w:pStyle w:val="Content"/>
                            </w:pPr>
                            <w:hyperlink r:id="rId83" w:anchor="/pbix/viewer/teamsSdk/https:~2F~2Fjustit831.sharepoint.com~2Fsites~2Fmsteams_5c1c0f~2FShared%20Documents~2FGeneral~2FAssignment%20Dashboard-Power%20BI.pbix?threadId=19:eKO3bewQwCt0fByFpPZamPt00wI-frfj711jF4dB6vA1@thread.tacv2&amp;subEntityId=%257B%2522viewParams%2522%253A%2522id%253D%25252Fsites%25252Fmsteams%25255F5c1c0f%25252FShared%252520Documents%25252FGeneral%2526viewid%253Df4397a02%25252D0226%25252D4277%25252Daeed%25252Dbba078773ce8%2522%257D&amp;baseUrl=https:~2F~2Fjustit831.sharepoint.com~2Fsites~2Fmsteams_5c1c0f&amp;fileId=31b46e00-fd94-4a0c-9e18-2e0bc2f5191a&amp;ctx=openFilePreview&amp;viewerAction=view" w:history="1">
                              <w:r w:rsidR="00504BB8" w:rsidRPr="00183B18">
                                <w:rPr>
                                  <w:rStyle w:val="Hyperlink"/>
                                </w:rPr>
                                <w:t xml:space="preserve">See </w:t>
                              </w:r>
                              <w:r w:rsidR="00C013A6">
                                <w:rPr>
                                  <w:rStyle w:val="Hyperlink"/>
                                </w:rPr>
                                <w:t>the Dashboard</w:t>
                              </w:r>
                              <w:r w:rsidR="00183B18" w:rsidRPr="00183B18">
                                <w:rPr>
                                  <w:rStyle w:val="Hyperlink"/>
                                </w:rPr>
                                <w:t xml:space="preserve"> here</w:t>
                              </w:r>
                            </w:hyperlink>
                          </w:p>
                          <w:p w14:paraId="495E12BB" w14:textId="4C1B28E8" w:rsidR="00507BC7" w:rsidRPr="00155ED4" w:rsidRDefault="00507BC7" w:rsidP="00DA3997">
                            <w:pPr>
                              <w:rPr>
                                <w:rFonts w:ascii="Arial" w:hAnsi="Arial" w:cs="Arial"/>
                                <w:b w:val="0"/>
                                <w:bCs/>
                                <w:sz w:val="24"/>
                                <w:szCs w:val="24"/>
                              </w:rPr>
                            </w:pPr>
                          </w:p>
                          <w:p w14:paraId="25B17D9D" w14:textId="765C8D1F" w:rsidR="0060706A" w:rsidRPr="00DA3997" w:rsidRDefault="0060706A" w:rsidP="00DA3997">
                            <w:pPr>
                              <w:rPr>
                                <w:rFonts w:ascii="Arial" w:hAnsi="Arial" w:cs="Arial"/>
                                <w:b w:val="0"/>
                                <w:bCs/>
                                <w:sz w:val="24"/>
                                <w:szCs w:val="24"/>
                              </w:rPr>
                            </w:pPr>
                          </w:p>
                          <w:p w14:paraId="184903C7" w14:textId="77777777" w:rsidR="007F0B8E" w:rsidRDefault="007F0B8E" w:rsidP="007F0B8E">
                            <w:pPr>
                              <w:pStyle w:val="Content"/>
                            </w:pPr>
                          </w:p>
                          <w:p w14:paraId="44229D71" w14:textId="77777777" w:rsidR="007F0B8E" w:rsidRDefault="007F0B8E" w:rsidP="007F0B8E">
                            <w:pPr>
                              <w:pStyle w:val="Content"/>
                            </w:pPr>
                          </w:p>
                          <w:p w14:paraId="7EFEE212" w14:textId="77777777" w:rsidR="007F0B8E" w:rsidRDefault="007F0B8E" w:rsidP="007F0B8E">
                            <w:pPr>
                              <w:pStyle w:val="Content"/>
                            </w:pP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5C76E097" id="Text Box 18" o:spid="_x0000_s1047" type="#_x0000_t202" style="width:497.95pt;height:6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" filled="f" stroked="f" strokeweight=".5pt">
                <v:textbox inset=",14.4pt">
                  <w:txbxContent>
                    <w:p w14:paraId="17E4034D" w14:textId="798BB61A" w:rsidR="00207C32" w:rsidRPr="0016700D" w:rsidRDefault="00207C32" w:rsidP="004F2E19">
                      <w:pPr>
                        <w:pStyle w:val="Content"/>
                        <w:rPr>
                          <w:rFonts w:ascii="Arial" w:hAnsi="Arial" w:cs="Arial"/>
                          <w:b/>
                          <w:bCs/>
                          <w:szCs w:val="28"/>
                        </w:rPr>
                      </w:pPr>
                      <w:r w:rsidRPr="0016700D">
                        <w:rPr>
                          <w:rFonts w:ascii="Arial" w:hAnsi="Arial" w:cs="Arial"/>
                          <w:b/>
                          <w:bCs/>
                          <w:szCs w:val="28"/>
                        </w:rPr>
                        <w:t>Charts</w:t>
                      </w:r>
                      <w:r w:rsidR="003C4948" w:rsidRPr="0016700D">
                        <w:rPr>
                          <w:rFonts w:ascii="Arial" w:hAnsi="Arial" w:cs="Arial"/>
                          <w:b/>
                          <w:bCs/>
                          <w:szCs w:val="28"/>
                        </w:rPr>
                        <w:t xml:space="preserve"> are </w:t>
                      </w:r>
                      <w:r w:rsidR="004F2E19" w:rsidRPr="0016700D">
                        <w:rPr>
                          <w:rFonts w:ascii="Arial" w:hAnsi="Arial" w:cs="Arial"/>
                          <w:b/>
                          <w:bCs/>
                          <w:szCs w:val="28"/>
                        </w:rPr>
                        <w:t>created and formatted in the Visualizations panel.</w:t>
                      </w:r>
                    </w:p>
                    <w:p w14:paraId="72D8463B" w14:textId="50A182C7" w:rsidR="00207C32" w:rsidRDefault="002E1F98" w:rsidP="004F2E19">
                      <w:pPr>
                        <w:pStyle w:val="Content"/>
                        <w:rPr>
                          <w:rFonts w:ascii="Arial" w:hAnsi="Arial" w:cs="Arial"/>
                          <w:sz w:val="24"/>
                          <w:szCs w:val="24"/>
                        </w:rPr>
                      </w:pPr>
                      <w:r w:rsidRPr="00C013A6">
                        <w:rPr>
                          <w:rFonts w:ascii="Arial" w:hAnsi="Arial" w:cs="Arial"/>
                          <w:sz w:val="24"/>
                          <w:szCs w:val="24"/>
                        </w:rPr>
                        <w:t>Funnel</w:t>
                      </w:r>
                      <w:r w:rsidR="00030C66" w:rsidRPr="00C013A6">
                        <w:rPr>
                          <w:rFonts w:ascii="Arial" w:hAnsi="Arial" w:cs="Arial"/>
                          <w:sz w:val="24"/>
                          <w:szCs w:val="24"/>
                        </w:rPr>
                        <w:t xml:space="preserve"> chart: Click anywhere on the canvas</w:t>
                      </w:r>
                      <w:r w:rsidR="00E159DA" w:rsidRPr="00C013A6">
                        <w:rPr>
                          <w:rFonts w:ascii="Arial" w:hAnsi="Arial" w:cs="Arial"/>
                          <w:sz w:val="24"/>
                          <w:szCs w:val="24"/>
                        </w:rPr>
                        <w:t xml:space="preserve">, click on the columns to add to the chart in the Fields on the </w:t>
                      </w:r>
                      <w:r w:rsidR="004F2E19" w:rsidRPr="00C013A6">
                        <w:rPr>
                          <w:rFonts w:ascii="Arial" w:hAnsi="Arial" w:cs="Arial"/>
                          <w:sz w:val="24"/>
                          <w:szCs w:val="24"/>
                        </w:rPr>
                        <w:t>right-side</w:t>
                      </w:r>
                      <w:r w:rsidR="00E159DA" w:rsidRPr="00C013A6">
                        <w:rPr>
                          <w:rFonts w:ascii="Arial" w:hAnsi="Arial" w:cs="Arial"/>
                          <w:sz w:val="24"/>
                          <w:szCs w:val="24"/>
                        </w:rPr>
                        <w:t xml:space="preserve"> panel, click </w:t>
                      </w:r>
                      <w:r w:rsidR="0016700D" w:rsidRPr="00C013A6">
                        <w:rPr>
                          <w:rFonts w:ascii="Arial" w:hAnsi="Arial" w:cs="Arial"/>
                          <w:sz w:val="24"/>
                          <w:szCs w:val="24"/>
                        </w:rPr>
                        <w:t>online</w:t>
                      </w:r>
                      <w:r w:rsidR="00E159DA" w:rsidRPr="00C013A6">
                        <w:rPr>
                          <w:rFonts w:ascii="Arial" w:hAnsi="Arial" w:cs="Arial"/>
                          <w:sz w:val="24"/>
                          <w:szCs w:val="24"/>
                        </w:rPr>
                        <w:t xml:space="preserve"> chart in the visualizations panel next to Fields and stylize by </w:t>
                      </w:r>
                      <w:r w:rsidR="00144843" w:rsidRPr="00C013A6">
                        <w:rPr>
                          <w:rFonts w:ascii="Arial" w:hAnsi="Arial" w:cs="Arial"/>
                          <w:sz w:val="24"/>
                          <w:szCs w:val="24"/>
                        </w:rPr>
                        <w:t xml:space="preserve">selecting format your visual and then general. </w:t>
                      </w:r>
                      <w:r w:rsidRPr="00C013A6">
                        <w:rPr>
                          <w:rFonts w:ascii="Arial" w:hAnsi="Arial" w:cs="Arial"/>
                          <w:sz w:val="24"/>
                          <w:szCs w:val="24"/>
                        </w:rPr>
                        <w:t xml:space="preserve">Colour the bars by selecting them and </w:t>
                      </w:r>
                      <w:r w:rsidR="004761C5" w:rsidRPr="00C013A6">
                        <w:rPr>
                          <w:rFonts w:ascii="Arial" w:hAnsi="Arial" w:cs="Arial"/>
                          <w:sz w:val="24"/>
                          <w:szCs w:val="24"/>
                        </w:rPr>
                        <w:t>click on visual and colors.</w:t>
                      </w:r>
                      <w:r w:rsidR="004C3634" w:rsidRPr="00C013A6">
                        <w:rPr>
                          <w:rFonts w:ascii="Arial" w:hAnsi="Arial" w:cs="Arial"/>
                          <w:sz w:val="24"/>
                          <w:szCs w:val="24"/>
                        </w:rPr>
                        <w:t xml:space="preserve"> </w:t>
                      </w:r>
                    </w:p>
                    <w:p w14:paraId="3D511D1F" w14:textId="77777777" w:rsidR="0016700D" w:rsidRDefault="0016700D" w:rsidP="004F2E19">
                      <w:pPr>
                        <w:pStyle w:val="Content"/>
                        <w:rPr>
                          <w:rFonts w:ascii="Arial" w:hAnsi="Arial" w:cs="Arial"/>
                          <w:sz w:val="24"/>
                          <w:szCs w:val="24"/>
                        </w:rPr>
                      </w:pPr>
                    </w:p>
                    <w:p w14:paraId="1B6A72E6" w14:textId="71784668" w:rsidR="003C4948" w:rsidRPr="0016700D" w:rsidRDefault="003C4948" w:rsidP="004F2E19">
                      <w:pPr>
                        <w:pStyle w:val="Content"/>
                        <w:rPr>
                          <w:rFonts w:ascii="Arial" w:hAnsi="Arial" w:cs="Arial"/>
                          <w:b/>
                          <w:bCs/>
                          <w:szCs w:val="28"/>
                        </w:rPr>
                      </w:pPr>
                      <w:r w:rsidRPr="0016700D">
                        <w:rPr>
                          <w:rFonts w:ascii="Arial" w:hAnsi="Arial" w:cs="Arial"/>
                          <w:b/>
                          <w:bCs/>
                          <w:szCs w:val="28"/>
                        </w:rPr>
                        <w:t>Zoom Slider</w:t>
                      </w:r>
                      <w:r w:rsidR="004F2E19" w:rsidRPr="0016700D">
                        <w:rPr>
                          <w:rFonts w:ascii="Arial" w:hAnsi="Arial" w:cs="Arial"/>
                          <w:b/>
                          <w:bCs/>
                          <w:szCs w:val="28"/>
                        </w:rPr>
                        <w:t xml:space="preserve"> will add </w:t>
                      </w:r>
                      <w:r w:rsidR="0026608A" w:rsidRPr="0016700D">
                        <w:rPr>
                          <w:rFonts w:ascii="Arial" w:hAnsi="Arial" w:cs="Arial"/>
                          <w:b/>
                          <w:bCs/>
                          <w:szCs w:val="28"/>
                        </w:rPr>
                        <w:t xml:space="preserve">precision to </w:t>
                      </w:r>
                      <w:r w:rsidR="0016700D" w:rsidRPr="0016700D">
                        <w:rPr>
                          <w:rFonts w:ascii="Arial" w:hAnsi="Arial" w:cs="Arial"/>
                          <w:b/>
                          <w:bCs/>
                          <w:szCs w:val="28"/>
                        </w:rPr>
                        <w:t>filtering.</w:t>
                      </w:r>
                    </w:p>
                    <w:p w14:paraId="40F2A282" w14:textId="13D5E52D" w:rsidR="0026608A" w:rsidRPr="0026608A" w:rsidRDefault="0026608A" w:rsidP="004F2E19">
                      <w:pPr>
                        <w:pStyle w:val="Content"/>
                        <w:rPr>
                          <w:rFonts w:ascii="Arial" w:hAnsi="Arial" w:cs="Arial"/>
                          <w:sz w:val="24"/>
                          <w:szCs w:val="24"/>
                        </w:rPr>
                      </w:pPr>
                      <w:r>
                        <w:rPr>
                          <w:rFonts w:ascii="Arial" w:hAnsi="Arial" w:cs="Arial"/>
                          <w:sz w:val="24"/>
                          <w:szCs w:val="24"/>
                        </w:rPr>
                        <w:t xml:space="preserve">Add a zoom slider to the chart, here to the line chart </w:t>
                      </w:r>
                      <w:r w:rsidR="00C31124">
                        <w:rPr>
                          <w:rFonts w:ascii="Arial" w:hAnsi="Arial" w:cs="Arial"/>
                          <w:sz w:val="24"/>
                          <w:szCs w:val="24"/>
                        </w:rPr>
                        <w:t>in the visualizations, Visuals, and turn the Zoom slider on.</w:t>
                      </w:r>
                    </w:p>
                    <w:p w14:paraId="3447D5AD" w14:textId="77777777" w:rsidR="003C4948" w:rsidRPr="003C4948" w:rsidRDefault="003C4948" w:rsidP="003C4948">
                      <w:pPr>
                        <w:pStyle w:val="Content"/>
                        <w:ind w:left="720"/>
                        <w:rPr>
                          <w:rFonts w:ascii="Arial" w:hAnsi="Arial" w:cs="Arial"/>
                          <w:b/>
                          <w:bCs/>
                          <w:szCs w:val="28"/>
                        </w:rPr>
                      </w:pPr>
                    </w:p>
                    <w:p w14:paraId="6076FA1D" w14:textId="74C3AFA7" w:rsidR="00207C32" w:rsidRDefault="00A87FF6" w:rsidP="007F0B8E">
                      <w:pPr>
                        <w:pStyle w:val="Content"/>
                      </w:pPr>
                      <w:r>
                        <w:rPr>
                          <w:noProof/>
                        </w:rPr>
                        <w:drawing>
                          <wp:inline distT="0" distB="0" distL="0" distR="0" wp14:anchorId="01A89596" wp14:editId="23F9F995">
                            <wp:extent cx="2161540" cy="1542362"/>
                            <wp:effectExtent l="0" t="0" r="0" b="1270"/>
                            <wp:docPr id="73" name="Picture 73"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funnel chart&#10;&#10;Description automatically generated"/>
                                    <pic:cNvPicPr/>
                                  </pic:nvPicPr>
                                  <pic:blipFill>
                                    <a:blip r:embed="rId84"/>
                                    <a:stretch>
                                      <a:fillRect/>
                                    </a:stretch>
                                  </pic:blipFill>
                                  <pic:spPr>
                                    <a:xfrm>
                                      <a:off x="0" y="0"/>
                                      <a:ext cx="2176311" cy="1552902"/>
                                    </a:xfrm>
                                    <a:prstGeom prst="rect">
                                      <a:avLst/>
                                    </a:prstGeom>
                                  </pic:spPr>
                                </pic:pic>
                              </a:graphicData>
                            </a:graphic>
                          </wp:inline>
                        </w:drawing>
                      </w:r>
                      <w:r w:rsidR="004C3634" w:rsidRPr="004C3634">
                        <w:rPr>
                          <w:noProof/>
                        </w:rPr>
                        <w:t xml:space="preserve"> </w:t>
                      </w:r>
                    </w:p>
                    <w:p w14:paraId="08EB08E6" w14:textId="3B6D31BD" w:rsidR="00B848A1" w:rsidRPr="00C013A6" w:rsidRDefault="00B848A1" w:rsidP="007F0B8E">
                      <w:pPr>
                        <w:pStyle w:val="Content"/>
                        <w:rPr>
                          <w:rFonts w:ascii="Arial" w:hAnsi="Arial" w:cs="Arial"/>
                          <w:sz w:val="24"/>
                          <w:szCs w:val="24"/>
                        </w:rPr>
                      </w:pPr>
                      <w:r w:rsidRPr="00C013A6">
                        <w:rPr>
                          <w:rFonts w:ascii="Arial" w:hAnsi="Arial" w:cs="Arial"/>
                          <w:sz w:val="24"/>
                          <w:szCs w:val="24"/>
                        </w:rPr>
                        <w:t xml:space="preserve">Select the canvas, choose the columns, </w:t>
                      </w:r>
                      <w:r w:rsidR="00094F99" w:rsidRPr="00C013A6">
                        <w:rPr>
                          <w:rFonts w:ascii="Arial" w:hAnsi="Arial" w:cs="Arial"/>
                          <w:sz w:val="24"/>
                          <w:szCs w:val="24"/>
                        </w:rPr>
                        <w:t xml:space="preserve">select the chart </w:t>
                      </w:r>
                      <w:r w:rsidR="004C3634" w:rsidRPr="00C013A6">
                        <w:rPr>
                          <w:rFonts w:ascii="Arial" w:hAnsi="Arial" w:cs="Arial"/>
                          <w:sz w:val="24"/>
                          <w:szCs w:val="24"/>
                        </w:rPr>
                        <w:t>type,</w:t>
                      </w:r>
                      <w:r w:rsidR="00094F99" w:rsidRPr="00C013A6">
                        <w:rPr>
                          <w:rFonts w:ascii="Arial" w:hAnsi="Arial" w:cs="Arial"/>
                          <w:sz w:val="24"/>
                          <w:szCs w:val="24"/>
                        </w:rPr>
                        <w:t xml:space="preserve"> and stylize in the visuals panel.</w:t>
                      </w:r>
                      <w:r w:rsidR="004C3634" w:rsidRPr="00C013A6">
                        <w:rPr>
                          <w:rFonts w:ascii="Arial" w:hAnsi="Arial" w:cs="Arial"/>
                          <w:sz w:val="24"/>
                          <w:szCs w:val="24"/>
                        </w:rPr>
                        <w:t xml:space="preserve"> The above </w:t>
                      </w:r>
                      <w:r w:rsidR="00C013A6" w:rsidRPr="00C013A6">
                        <w:rPr>
                          <w:rFonts w:ascii="Arial" w:hAnsi="Arial" w:cs="Arial"/>
                          <w:sz w:val="24"/>
                          <w:szCs w:val="24"/>
                        </w:rPr>
                        <w:t>Screen shots show a Funnel chart to the left and a Line chart to the right.</w:t>
                      </w:r>
                    </w:p>
                    <w:p w14:paraId="18D3BC43" w14:textId="00A78741" w:rsidR="00207C32" w:rsidRDefault="00C013A6" w:rsidP="007F0B8E">
                      <w:pPr>
                        <w:pStyle w:val="Content"/>
                      </w:pPr>
                      <w:r>
                        <w:rPr>
                          <w:noProof/>
                        </w:rPr>
                        <w:drawing>
                          <wp:inline distT="0" distB="0" distL="0" distR="0" wp14:anchorId="35FC6C35" wp14:editId="6AA5CD84">
                            <wp:extent cx="6134100" cy="3178810"/>
                            <wp:effectExtent l="0" t="0" r="0" b="254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85"/>
                                    <a:stretch>
                                      <a:fillRect/>
                                    </a:stretch>
                                  </pic:blipFill>
                                  <pic:spPr>
                                    <a:xfrm>
                                      <a:off x="0" y="0"/>
                                      <a:ext cx="6134100" cy="3178810"/>
                                    </a:xfrm>
                                    <a:prstGeom prst="rect">
                                      <a:avLst/>
                                    </a:prstGeom>
                                  </pic:spPr>
                                </pic:pic>
                              </a:graphicData>
                            </a:graphic>
                          </wp:inline>
                        </w:drawing>
                      </w:r>
                    </w:p>
                    <w:p w14:paraId="43CADA75" w14:textId="36272E00" w:rsidR="007F0B8E" w:rsidRDefault="00000000" w:rsidP="007F0B8E">
                      <w:pPr>
                        <w:pStyle w:val="Content"/>
                      </w:pPr>
                      <w:hyperlink r:id="rId86" w:anchor="/pbix/viewer/teamsSdk/https:~2F~2Fjustit831.sharepoint.com~2Fsites~2Fmsteams_5c1c0f~2FShared%20Documents~2FGeneral~2FAssignment%20Dashboard-Power%20BI.pbix?threadId=19:eKO3bewQwCt0fByFpPZamPt00wI-frfj711jF4dB6vA1@thread.tacv2&amp;subEntityId=%257B%2522viewParams%2522%253A%2522id%253D%25252Fsites%25252Fmsteams%25255F5c1c0f%25252FShared%252520Documents%25252FGeneral%2526viewid%253Df4397a02%25252D0226%25252D4277%25252Daeed%25252Dbba078773ce8%2522%257D&amp;baseUrl=https:~2F~2Fjustit831.sharepoint.com~2Fsites~2Fmsteams_5c1c0f&amp;fileId=31b46e00-fd94-4a0c-9e18-2e0bc2f5191a&amp;ctx=openFilePreview&amp;viewerAction=view" w:history="1">
                        <w:r w:rsidR="00504BB8" w:rsidRPr="00183B18">
                          <w:rPr>
                            <w:rStyle w:val="Hyperlink"/>
                          </w:rPr>
                          <w:t xml:space="preserve">See </w:t>
                        </w:r>
                        <w:r w:rsidR="00C013A6">
                          <w:rPr>
                            <w:rStyle w:val="Hyperlink"/>
                          </w:rPr>
                          <w:t>the Dashboard</w:t>
                        </w:r>
                        <w:r w:rsidR="00183B18" w:rsidRPr="00183B18">
                          <w:rPr>
                            <w:rStyle w:val="Hyperlink"/>
                          </w:rPr>
                          <w:t xml:space="preserve"> here</w:t>
                        </w:r>
                      </w:hyperlink>
                    </w:p>
                    <w:p w14:paraId="495E12BB" w14:textId="4C1B28E8" w:rsidR="00507BC7" w:rsidRPr="00155ED4" w:rsidRDefault="00507BC7" w:rsidP="00DA3997">
                      <w:pPr>
                        <w:rPr>
                          <w:rFonts w:ascii="Arial" w:hAnsi="Arial" w:cs="Arial"/>
                          <w:b w:val="0"/>
                          <w:bCs/>
                          <w:sz w:val="24"/>
                          <w:szCs w:val="24"/>
                        </w:rPr>
                      </w:pPr>
                    </w:p>
                    <w:p w14:paraId="25B17D9D" w14:textId="765C8D1F" w:rsidR="0060706A" w:rsidRPr="00DA3997" w:rsidRDefault="0060706A" w:rsidP="00DA3997">
                      <w:pPr>
                        <w:rPr>
                          <w:rFonts w:ascii="Arial" w:hAnsi="Arial" w:cs="Arial"/>
                          <w:b w:val="0"/>
                          <w:bCs/>
                          <w:sz w:val="24"/>
                          <w:szCs w:val="24"/>
                        </w:rPr>
                      </w:pPr>
                    </w:p>
                    <w:p w14:paraId="184903C7" w14:textId="77777777" w:rsidR="007F0B8E" w:rsidRDefault="007F0B8E" w:rsidP="007F0B8E">
                      <w:pPr>
                        <w:pStyle w:val="Content"/>
                      </w:pPr>
                    </w:p>
                    <w:p w14:paraId="44229D71" w14:textId="77777777" w:rsidR="007F0B8E" w:rsidRDefault="007F0B8E" w:rsidP="007F0B8E">
                      <w:pPr>
                        <w:pStyle w:val="Content"/>
                      </w:pPr>
                    </w:p>
                    <w:p w14:paraId="7EFEE212" w14:textId="77777777" w:rsidR="007F0B8E" w:rsidRDefault="007F0B8E" w:rsidP="007F0B8E">
                      <w:pPr>
                        <w:pStyle w:val="Content"/>
                      </w:pPr>
                    </w:p>
                  </w:txbxContent>
                </v:textbox>
                <w10:anchorlock/>
              </v:shape>
            </w:pict>
          </mc:Fallback>
        </mc:AlternateContent>
      </w:r>
    </w:p>
    <w:p w14:paraId="0AD666A6" w14:textId="72529B4C" w:rsidR="007701BB" w:rsidRPr="00C6005A" w:rsidRDefault="007701BB" w:rsidP="007701BB">
      <w:pPr>
        <w:pStyle w:val="Heading2"/>
        <w:framePr w:hSpace="0" w:wrap="auto" w:vAnchor="margin" w:hAnchor="text" w:yAlign="inline"/>
        <w:rPr>
          <w:color w:val="auto"/>
        </w:rPr>
      </w:pPr>
      <w:r w:rsidRPr="00C6005A">
        <w:rPr>
          <w:color w:val="auto"/>
        </w:rPr>
        <w:lastRenderedPageBreak/>
        <w:t xml:space="preserve">CHAPTER </w:t>
      </w:r>
      <w:r>
        <w:rPr>
          <w:color w:val="auto"/>
        </w:rPr>
        <w:t>6</w:t>
      </w:r>
    </w:p>
    <w:p w14:paraId="0743BEA1" w14:textId="77777777" w:rsidR="007701BB" w:rsidRDefault="007701BB" w:rsidP="007701BB">
      <w:pPr>
        <w:spacing w:after="200"/>
        <w:ind w:firstLine="720"/>
      </w:pPr>
    </w:p>
    <w:p w14:paraId="213FB0F9" w14:textId="52B5106B" w:rsidR="00A47D73" w:rsidRPr="00A47D73" w:rsidRDefault="00A47D73" w:rsidP="00A47D73">
      <w:pPr>
        <w:spacing w:after="200"/>
      </w:pPr>
      <w:r>
        <w:rPr>
          <w:rFonts w:ascii="Arial" w:hAnsi="Arial" w:cs="Arial"/>
          <w:color w:val="0065BA" w:themeColor="accent1" w:themeShade="BF"/>
          <w:sz w:val="32"/>
          <w:szCs w:val="32"/>
        </w:rPr>
        <w:t>Dashboard in Tableau</w:t>
      </w:r>
    </w:p>
    <w:p w14:paraId="44B4343B" w14:textId="07246B83" w:rsidR="00A47D73" w:rsidRPr="00F32B3B" w:rsidRDefault="002A3F7C" w:rsidP="001F0AF0">
      <w:pPr>
        <w:spacing w:after="200"/>
        <w:rPr>
          <w:rFonts w:ascii="Arial" w:hAnsi="Arial" w:cs="Arial"/>
          <w:b w:val="0"/>
          <w:bCs/>
          <w:sz w:val="24"/>
          <w:szCs w:val="24"/>
        </w:rPr>
      </w:pPr>
      <w:r w:rsidRPr="00F32B3B">
        <w:rPr>
          <w:rFonts w:ascii="Arial" w:hAnsi="Arial" w:cs="Arial"/>
          <w:b w:val="0"/>
          <w:bCs/>
          <w:sz w:val="24"/>
          <w:szCs w:val="24"/>
        </w:rPr>
        <w:t xml:space="preserve">Start by opening a worksheet for each component or chart in the dashboard. </w:t>
      </w:r>
    </w:p>
    <w:p w14:paraId="226051C7" w14:textId="0A272C07" w:rsidR="002A3F7C" w:rsidRPr="00F32B3B" w:rsidRDefault="002A3F7C" w:rsidP="001F0AF0">
      <w:pPr>
        <w:spacing w:after="200"/>
        <w:rPr>
          <w:rFonts w:ascii="Arial" w:hAnsi="Arial" w:cs="Arial"/>
          <w:sz w:val="24"/>
          <w:szCs w:val="24"/>
        </w:rPr>
      </w:pPr>
      <w:r w:rsidRPr="00F32B3B">
        <w:rPr>
          <w:rFonts w:ascii="Arial" w:hAnsi="Arial" w:cs="Arial"/>
          <w:sz w:val="24"/>
          <w:szCs w:val="24"/>
        </w:rPr>
        <w:t xml:space="preserve">Worksheet 1 </w:t>
      </w:r>
      <w:r w:rsidR="00571542" w:rsidRPr="00F32B3B">
        <w:rPr>
          <w:rFonts w:ascii="Arial" w:hAnsi="Arial" w:cs="Arial"/>
          <w:sz w:val="24"/>
          <w:szCs w:val="24"/>
        </w:rPr>
        <w:t>Map</w:t>
      </w:r>
    </w:p>
    <w:p w14:paraId="1BD0BD38" w14:textId="3DC75469" w:rsidR="00571542" w:rsidRPr="00F32B3B" w:rsidRDefault="00571542" w:rsidP="001F0AF0">
      <w:pPr>
        <w:spacing w:after="200"/>
        <w:rPr>
          <w:rFonts w:ascii="Arial" w:hAnsi="Arial" w:cs="Arial"/>
          <w:b w:val="0"/>
          <w:bCs/>
          <w:sz w:val="24"/>
          <w:szCs w:val="24"/>
        </w:rPr>
      </w:pPr>
      <w:r w:rsidRPr="00F32B3B">
        <w:rPr>
          <w:rFonts w:ascii="Arial" w:hAnsi="Arial" w:cs="Arial"/>
          <w:b w:val="0"/>
          <w:bCs/>
          <w:sz w:val="24"/>
          <w:szCs w:val="24"/>
        </w:rPr>
        <w:t xml:space="preserve">Drop the Date and Longitude column in the columns and </w:t>
      </w:r>
      <w:r w:rsidR="00EB4142" w:rsidRPr="00F32B3B">
        <w:rPr>
          <w:rFonts w:ascii="Arial" w:hAnsi="Arial" w:cs="Arial"/>
          <w:b w:val="0"/>
          <w:bCs/>
          <w:sz w:val="24"/>
          <w:szCs w:val="24"/>
        </w:rPr>
        <w:t xml:space="preserve">put the latitude in rows. These columns are found in the Tables panel on the </w:t>
      </w:r>
      <w:proofErr w:type="gramStart"/>
      <w:r w:rsidR="00EB4142" w:rsidRPr="00F32B3B">
        <w:rPr>
          <w:rFonts w:ascii="Arial" w:hAnsi="Arial" w:cs="Arial"/>
          <w:b w:val="0"/>
          <w:bCs/>
          <w:sz w:val="24"/>
          <w:szCs w:val="24"/>
        </w:rPr>
        <w:t>left hand</w:t>
      </w:r>
      <w:proofErr w:type="gramEnd"/>
      <w:r w:rsidR="00EB4142" w:rsidRPr="00F32B3B">
        <w:rPr>
          <w:rFonts w:ascii="Arial" w:hAnsi="Arial" w:cs="Arial"/>
          <w:b w:val="0"/>
          <w:bCs/>
          <w:sz w:val="24"/>
          <w:szCs w:val="24"/>
        </w:rPr>
        <w:t xml:space="preserve"> side of the main panel. </w:t>
      </w:r>
      <w:r w:rsidR="003C46AF" w:rsidRPr="00F32B3B">
        <w:rPr>
          <w:rFonts w:ascii="Arial" w:hAnsi="Arial" w:cs="Arial"/>
          <w:b w:val="0"/>
          <w:bCs/>
          <w:sz w:val="24"/>
          <w:szCs w:val="24"/>
        </w:rPr>
        <w:t>Drop a Sum of Unit Price in Colors and one in the Size containers.</w:t>
      </w:r>
      <w:r w:rsidR="000F4581" w:rsidRPr="00F32B3B">
        <w:rPr>
          <w:rFonts w:ascii="Arial" w:hAnsi="Arial" w:cs="Arial"/>
          <w:b w:val="0"/>
          <w:bCs/>
          <w:sz w:val="24"/>
          <w:szCs w:val="24"/>
        </w:rPr>
        <w:t xml:space="preserve"> The State and City columns will be in the </w:t>
      </w:r>
      <w:r w:rsidR="007701BB" w:rsidRPr="00F32B3B">
        <w:rPr>
          <w:rFonts w:ascii="Arial" w:hAnsi="Arial" w:cs="Arial"/>
          <w:b w:val="0"/>
          <w:bCs/>
          <w:sz w:val="24"/>
          <w:szCs w:val="24"/>
        </w:rPr>
        <w:t>Details</w:t>
      </w:r>
      <w:r w:rsidR="000F4581" w:rsidRPr="00F32B3B">
        <w:rPr>
          <w:rFonts w:ascii="Arial" w:hAnsi="Arial" w:cs="Arial"/>
          <w:b w:val="0"/>
          <w:bCs/>
          <w:sz w:val="24"/>
          <w:szCs w:val="24"/>
        </w:rPr>
        <w:t xml:space="preserve"> </w:t>
      </w:r>
      <w:r w:rsidR="00F32B3B" w:rsidRPr="00F32B3B">
        <w:rPr>
          <w:rFonts w:ascii="Arial" w:hAnsi="Arial" w:cs="Arial"/>
          <w:b w:val="0"/>
          <w:bCs/>
          <w:sz w:val="24"/>
          <w:szCs w:val="24"/>
        </w:rPr>
        <w:t>container.</w:t>
      </w:r>
      <w:r w:rsidR="007701BB" w:rsidRPr="007701BB">
        <w:rPr>
          <w:noProof/>
        </w:rPr>
        <w:t xml:space="preserve"> </w:t>
      </w:r>
    </w:p>
    <w:p w14:paraId="4CD8C981" w14:textId="7ED4D2F8" w:rsidR="00A47D73" w:rsidRDefault="00AE664A" w:rsidP="001F0AF0">
      <w:pPr>
        <w:spacing w:after="200"/>
      </w:pPr>
      <w:r w:rsidRPr="00F32B3B">
        <w:rPr>
          <w:noProof/>
        </w:rPr>
        <w:drawing>
          <wp:inline distT="0" distB="0" distL="0" distR="0" wp14:anchorId="45AE7113" wp14:editId="598F55E7">
            <wp:extent cx="6083861" cy="3238959"/>
            <wp:effectExtent l="0" t="0" r="0" b="0"/>
            <wp:docPr id="78" name="Picture 7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Map&#10;&#10;Description automatically generated"/>
                    <pic:cNvPicPr/>
                  </pic:nvPicPr>
                  <pic:blipFill>
                    <a:blip r:embed="rId87"/>
                    <a:stretch>
                      <a:fillRect/>
                    </a:stretch>
                  </pic:blipFill>
                  <pic:spPr>
                    <a:xfrm>
                      <a:off x="0" y="0"/>
                      <a:ext cx="6102989" cy="3249142"/>
                    </a:xfrm>
                    <a:prstGeom prst="rect">
                      <a:avLst/>
                    </a:prstGeom>
                  </pic:spPr>
                </pic:pic>
              </a:graphicData>
            </a:graphic>
          </wp:inline>
        </w:drawing>
      </w:r>
    </w:p>
    <w:p w14:paraId="6D294C86" w14:textId="474F4469" w:rsidR="007701BB" w:rsidRDefault="007701BB" w:rsidP="001F0AF0">
      <w:pPr>
        <w:spacing w:after="200"/>
      </w:pPr>
    </w:p>
    <w:p w14:paraId="4404733F" w14:textId="22754FAD" w:rsidR="007701BB" w:rsidRDefault="007701BB" w:rsidP="001F0AF0">
      <w:pPr>
        <w:spacing w:after="200"/>
      </w:pPr>
    </w:p>
    <w:p w14:paraId="67CCCE9B" w14:textId="77777777" w:rsidR="00AE664A" w:rsidRDefault="00AE664A" w:rsidP="001F0AF0">
      <w:pPr>
        <w:spacing w:after="200"/>
      </w:pPr>
    </w:p>
    <w:p w14:paraId="15BA7867" w14:textId="2970CF48" w:rsidR="00A47D73" w:rsidRDefault="00F32B3B" w:rsidP="001F0AF0">
      <w:pPr>
        <w:spacing w:after="200"/>
      </w:pPr>
      <w:r>
        <w:lastRenderedPageBreak/>
        <w:t>Worksheet 2</w:t>
      </w:r>
      <w:r w:rsidR="00EA2A8F">
        <w:t xml:space="preserve"> </w:t>
      </w:r>
      <w:r w:rsidR="002B4BA7">
        <w:t xml:space="preserve">Horizontal </w:t>
      </w:r>
      <w:r w:rsidR="00EA2A8F">
        <w:t>Bar chart</w:t>
      </w:r>
    </w:p>
    <w:p w14:paraId="1162DB03" w14:textId="39273B82" w:rsidR="00F32B3B" w:rsidRPr="005D1665" w:rsidRDefault="000361BD" w:rsidP="001F0AF0">
      <w:pPr>
        <w:spacing w:after="200"/>
        <w:rPr>
          <w:rFonts w:ascii="Arial" w:hAnsi="Arial" w:cs="Arial"/>
          <w:b w:val="0"/>
          <w:bCs/>
          <w:sz w:val="24"/>
          <w:szCs w:val="24"/>
        </w:rPr>
      </w:pPr>
      <w:r w:rsidRPr="00D746A5">
        <w:rPr>
          <w:rFonts w:ascii="Arial" w:hAnsi="Arial" w:cs="Arial"/>
          <w:b w:val="0"/>
          <w:bCs/>
          <w:sz w:val="24"/>
          <w:szCs w:val="24"/>
        </w:rPr>
        <w:t xml:space="preserve">Create a bar chart by dropping </w:t>
      </w:r>
      <w:r w:rsidR="009E2E22" w:rsidRPr="00D746A5">
        <w:rPr>
          <w:rFonts w:ascii="Arial" w:hAnsi="Arial" w:cs="Arial"/>
          <w:b w:val="0"/>
          <w:bCs/>
          <w:sz w:val="24"/>
          <w:szCs w:val="24"/>
        </w:rPr>
        <w:t xml:space="preserve">the category column in the rows and Sum Sales amount in the columns. Right click on the Sum sales column and </w:t>
      </w:r>
      <w:r w:rsidR="001A1EA6" w:rsidRPr="00D746A5">
        <w:rPr>
          <w:rFonts w:ascii="Arial" w:hAnsi="Arial" w:cs="Arial"/>
          <w:b w:val="0"/>
          <w:bCs/>
          <w:sz w:val="24"/>
          <w:szCs w:val="24"/>
        </w:rPr>
        <w:t xml:space="preserve">hover on Measure and then to Average. </w:t>
      </w:r>
      <w:r w:rsidR="00D746A5" w:rsidRPr="00D746A5">
        <w:rPr>
          <w:rFonts w:ascii="Arial" w:hAnsi="Arial" w:cs="Arial"/>
          <w:b w:val="0"/>
          <w:bCs/>
          <w:sz w:val="24"/>
          <w:szCs w:val="24"/>
        </w:rPr>
        <w:t>This will change the aggregation level to Averages.</w:t>
      </w:r>
      <w:r w:rsidR="0000049F">
        <w:t xml:space="preserve"> </w:t>
      </w:r>
      <w:r w:rsidR="0000049F" w:rsidRPr="005D1665">
        <w:rPr>
          <w:rFonts w:ascii="Arial" w:hAnsi="Arial" w:cs="Arial"/>
          <w:b w:val="0"/>
          <w:bCs/>
          <w:sz w:val="24"/>
          <w:szCs w:val="24"/>
        </w:rPr>
        <w:t xml:space="preserve">Then Drop another Sum sales into the Details container and by right clicking find </w:t>
      </w:r>
      <w:r w:rsidR="005D1665" w:rsidRPr="005D1665">
        <w:rPr>
          <w:rFonts w:ascii="Arial" w:hAnsi="Arial" w:cs="Arial"/>
          <w:b w:val="0"/>
          <w:bCs/>
          <w:sz w:val="24"/>
          <w:szCs w:val="24"/>
        </w:rPr>
        <w:t>attributes</w:t>
      </w:r>
      <w:r w:rsidR="00AF070E">
        <w:rPr>
          <w:rFonts w:ascii="Arial" w:hAnsi="Arial" w:cs="Arial"/>
          <w:b w:val="0"/>
          <w:bCs/>
          <w:sz w:val="24"/>
          <w:szCs w:val="24"/>
        </w:rPr>
        <w:t>. Make sure there is a copy in filters too.</w:t>
      </w:r>
      <w:r w:rsidR="00D746A5" w:rsidRPr="005D1665">
        <w:rPr>
          <w:rFonts w:ascii="Arial" w:hAnsi="Arial" w:cs="Arial"/>
          <w:b w:val="0"/>
          <w:bCs/>
          <w:sz w:val="24"/>
          <w:szCs w:val="24"/>
        </w:rPr>
        <w:t xml:space="preserve"> </w:t>
      </w:r>
    </w:p>
    <w:p w14:paraId="05858BAE" w14:textId="488EA78E" w:rsidR="00A47D73" w:rsidRDefault="00A47D73" w:rsidP="001F0AF0">
      <w:pPr>
        <w:spacing w:after="200"/>
      </w:pPr>
    </w:p>
    <w:p w14:paraId="23BED62B" w14:textId="77777777" w:rsidR="007701BB" w:rsidRDefault="007701BB" w:rsidP="001F0AF0">
      <w:pPr>
        <w:spacing w:after="200"/>
      </w:pPr>
    </w:p>
    <w:p w14:paraId="54F7701C" w14:textId="29A61716" w:rsidR="00A47D73" w:rsidRDefault="00EA2A8F" w:rsidP="001F0AF0">
      <w:pPr>
        <w:spacing w:after="200"/>
      </w:pPr>
      <w:r w:rsidRPr="00EA2A8F">
        <w:rPr>
          <w:noProof/>
        </w:rPr>
        <w:drawing>
          <wp:inline distT="0" distB="0" distL="0" distR="0" wp14:anchorId="63D064CE" wp14:editId="280BB540">
            <wp:extent cx="6305225" cy="1134224"/>
            <wp:effectExtent l="0" t="0" r="635" b="8890"/>
            <wp:docPr id="79" name="Picture 79" descr="Ba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Bar chart&#10;&#10;Description automatically generated with low confidence"/>
                    <pic:cNvPicPr/>
                  </pic:nvPicPr>
                  <pic:blipFill>
                    <a:blip r:embed="rId88"/>
                    <a:stretch>
                      <a:fillRect/>
                    </a:stretch>
                  </pic:blipFill>
                  <pic:spPr>
                    <a:xfrm>
                      <a:off x="0" y="0"/>
                      <a:ext cx="6335881" cy="1139739"/>
                    </a:xfrm>
                    <a:prstGeom prst="rect">
                      <a:avLst/>
                    </a:prstGeom>
                  </pic:spPr>
                </pic:pic>
              </a:graphicData>
            </a:graphic>
          </wp:inline>
        </w:drawing>
      </w:r>
    </w:p>
    <w:p w14:paraId="5DF58710" w14:textId="61161F22" w:rsidR="00032104" w:rsidRPr="003F327B" w:rsidRDefault="003F327B" w:rsidP="001F0AF0">
      <w:pPr>
        <w:spacing w:after="200"/>
        <w:rPr>
          <w:rFonts w:ascii="Arial" w:hAnsi="Arial" w:cs="Arial"/>
          <w:b w:val="0"/>
          <w:bCs/>
          <w:sz w:val="24"/>
          <w:szCs w:val="24"/>
        </w:rPr>
      </w:pPr>
      <w:r w:rsidRPr="003F327B">
        <w:rPr>
          <w:rFonts w:ascii="Arial" w:hAnsi="Arial" w:cs="Arial"/>
          <w:b w:val="0"/>
          <w:bCs/>
          <w:sz w:val="24"/>
          <w:szCs w:val="24"/>
        </w:rPr>
        <w:t>.</w:t>
      </w:r>
    </w:p>
    <w:p w14:paraId="18FEC7E0" w14:textId="77777777" w:rsidR="007701BB" w:rsidRDefault="007701BB" w:rsidP="007701BB">
      <w:pPr>
        <w:spacing w:after="200"/>
      </w:pPr>
      <w:r>
        <w:t>Worksheet 3 Packed Bubbles</w:t>
      </w:r>
    </w:p>
    <w:p w14:paraId="105A901F" w14:textId="0146A4D6" w:rsidR="007701BB" w:rsidRDefault="007701BB" w:rsidP="007701BB">
      <w:pPr>
        <w:spacing w:after="200"/>
      </w:pPr>
      <w:r w:rsidRPr="003F327B">
        <w:rPr>
          <w:rFonts w:ascii="Arial" w:hAnsi="Arial" w:cs="Arial"/>
          <w:b w:val="0"/>
          <w:bCs/>
          <w:sz w:val="24"/>
          <w:szCs w:val="24"/>
        </w:rPr>
        <w:t xml:space="preserve">Make sure the category column is in Labels and colors and the sum of sales column is in the size </w:t>
      </w:r>
      <w:proofErr w:type="gramStart"/>
      <w:r w:rsidRPr="003F327B">
        <w:rPr>
          <w:rFonts w:ascii="Arial" w:hAnsi="Arial" w:cs="Arial"/>
          <w:b w:val="0"/>
          <w:bCs/>
          <w:sz w:val="24"/>
          <w:szCs w:val="24"/>
        </w:rPr>
        <w:t>container</w:t>
      </w:r>
      <w:proofErr w:type="gramEnd"/>
    </w:p>
    <w:p w14:paraId="2655F351" w14:textId="1ABD8638" w:rsidR="007701BB" w:rsidRDefault="00AE664A" w:rsidP="001F0AF0">
      <w:pPr>
        <w:spacing w:after="200"/>
      </w:pPr>
      <w:r w:rsidRPr="00B5058C">
        <w:rPr>
          <w:noProof/>
        </w:rPr>
        <w:drawing>
          <wp:inline distT="0" distB="0" distL="0" distR="0" wp14:anchorId="73D2E117" wp14:editId="7C122BE2">
            <wp:extent cx="3283971" cy="2622015"/>
            <wp:effectExtent l="0" t="0" r="0" b="6985"/>
            <wp:docPr id="80" name="Picture 8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ubble chart&#10;&#10;Description automatically generated"/>
                    <pic:cNvPicPr/>
                  </pic:nvPicPr>
                  <pic:blipFill>
                    <a:blip r:embed="rId89"/>
                    <a:stretch>
                      <a:fillRect/>
                    </a:stretch>
                  </pic:blipFill>
                  <pic:spPr>
                    <a:xfrm>
                      <a:off x="0" y="0"/>
                      <a:ext cx="3291846" cy="2628303"/>
                    </a:xfrm>
                    <a:prstGeom prst="rect">
                      <a:avLst/>
                    </a:prstGeom>
                  </pic:spPr>
                </pic:pic>
              </a:graphicData>
            </a:graphic>
          </wp:inline>
        </w:drawing>
      </w:r>
    </w:p>
    <w:p w14:paraId="01F26C52" w14:textId="08563826" w:rsidR="00AF070E" w:rsidRPr="0010042F" w:rsidRDefault="003F327B" w:rsidP="001F0AF0">
      <w:pPr>
        <w:spacing w:after="200"/>
        <w:rPr>
          <w:rFonts w:ascii="Arial" w:hAnsi="Arial" w:cs="Arial"/>
          <w:b w:val="0"/>
          <w:bCs/>
          <w:sz w:val="24"/>
          <w:szCs w:val="24"/>
        </w:rPr>
      </w:pPr>
      <w:r w:rsidRPr="0010042F">
        <w:rPr>
          <w:rFonts w:ascii="Arial" w:hAnsi="Arial" w:cs="Arial"/>
          <w:b w:val="0"/>
          <w:bCs/>
          <w:sz w:val="24"/>
          <w:szCs w:val="24"/>
        </w:rPr>
        <w:lastRenderedPageBreak/>
        <w:t>Lastly</w:t>
      </w:r>
      <w:r w:rsidR="000C2EF8" w:rsidRPr="0010042F">
        <w:rPr>
          <w:rFonts w:ascii="Arial" w:hAnsi="Arial" w:cs="Arial"/>
          <w:b w:val="0"/>
          <w:bCs/>
          <w:sz w:val="24"/>
          <w:szCs w:val="24"/>
        </w:rPr>
        <w:t>, from the Dashboard’s tab click on New Dashboard</w:t>
      </w:r>
      <w:r w:rsidR="000A16FE" w:rsidRPr="0010042F">
        <w:rPr>
          <w:rFonts w:ascii="Arial" w:hAnsi="Arial" w:cs="Arial"/>
          <w:b w:val="0"/>
          <w:bCs/>
          <w:sz w:val="24"/>
          <w:szCs w:val="24"/>
        </w:rPr>
        <w:t xml:space="preserve">. The worksheets are on the left side and can be clicked into the sheet. </w:t>
      </w:r>
      <w:r w:rsidR="00F511EC" w:rsidRPr="0010042F">
        <w:rPr>
          <w:rFonts w:ascii="Arial" w:hAnsi="Arial" w:cs="Arial"/>
          <w:b w:val="0"/>
          <w:bCs/>
          <w:sz w:val="24"/>
          <w:szCs w:val="24"/>
        </w:rPr>
        <w:t xml:space="preserve">Change the size of the dashboard by </w:t>
      </w:r>
      <w:proofErr w:type="gramStart"/>
      <w:r w:rsidR="00F511EC" w:rsidRPr="0010042F">
        <w:rPr>
          <w:rFonts w:ascii="Arial" w:hAnsi="Arial" w:cs="Arial"/>
          <w:b w:val="0"/>
          <w:bCs/>
          <w:sz w:val="24"/>
          <w:szCs w:val="24"/>
        </w:rPr>
        <w:t>a jousting</w:t>
      </w:r>
      <w:proofErr w:type="gramEnd"/>
      <w:r w:rsidR="00F511EC" w:rsidRPr="0010042F">
        <w:rPr>
          <w:rFonts w:ascii="Arial" w:hAnsi="Arial" w:cs="Arial"/>
          <w:b w:val="0"/>
          <w:bCs/>
          <w:sz w:val="24"/>
          <w:szCs w:val="24"/>
        </w:rPr>
        <w:t xml:space="preserve"> the Size box on the </w:t>
      </w:r>
      <w:r w:rsidR="0010042F" w:rsidRPr="0010042F">
        <w:rPr>
          <w:rFonts w:ascii="Arial" w:hAnsi="Arial" w:cs="Arial"/>
          <w:b w:val="0"/>
          <w:bCs/>
          <w:sz w:val="24"/>
          <w:szCs w:val="24"/>
        </w:rPr>
        <w:t>left-hand</w:t>
      </w:r>
      <w:r w:rsidR="00F511EC" w:rsidRPr="0010042F">
        <w:rPr>
          <w:rFonts w:ascii="Arial" w:hAnsi="Arial" w:cs="Arial"/>
          <w:b w:val="0"/>
          <w:bCs/>
          <w:sz w:val="24"/>
          <w:szCs w:val="24"/>
        </w:rPr>
        <w:t xml:space="preserve"> side. </w:t>
      </w:r>
      <w:r w:rsidR="0010042F">
        <w:rPr>
          <w:rFonts w:ascii="Arial" w:hAnsi="Arial" w:cs="Arial"/>
          <w:b w:val="0"/>
          <w:bCs/>
          <w:sz w:val="24"/>
          <w:szCs w:val="24"/>
        </w:rPr>
        <w:t xml:space="preserve">Change and format the name of the chart by double clicking on it in the dashboard. </w:t>
      </w:r>
    </w:p>
    <w:p w14:paraId="3BE30D5D" w14:textId="10847CDC" w:rsidR="00AF070E" w:rsidRPr="0010042F" w:rsidRDefault="00AF070E" w:rsidP="001F0AF0">
      <w:pPr>
        <w:spacing w:after="200"/>
        <w:rPr>
          <w:rFonts w:ascii="Arial" w:hAnsi="Arial" w:cs="Arial"/>
          <w:b w:val="0"/>
          <w:bCs/>
          <w:sz w:val="24"/>
          <w:szCs w:val="24"/>
        </w:rPr>
      </w:pPr>
    </w:p>
    <w:p w14:paraId="45B6AFC1" w14:textId="2282EAF5" w:rsidR="00AF070E" w:rsidRDefault="00AE664A" w:rsidP="001F0AF0">
      <w:pPr>
        <w:spacing w:after="200"/>
      </w:pPr>
      <w:r w:rsidRPr="0010042F">
        <w:rPr>
          <w:noProof/>
        </w:rPr>
        <w:drawing>
          <wp:inline distT="0" distB="0" distL="0" distR="0" wp14:anchorId="137C8BCD" wp14:editId="130D6110">
            <wp:extent cx="6621138" cy="4053840"/>
            <wp:effectExtent l="0" t="0" r="8890" b="3810"/>
            <wp:docPr id="81" name="Picture 8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10;&#10;Description automatically generated"/>
                    <pic:cNvPicPr/>
                  </pic:nvPicPr>
                  <pic:blipFill>
                    <a:blip r:embed="rId90"/>
                    <a:stretch>
                      <a:fillRect/>
                    </a:stretch>
                  </pic:blipFill>
                  <pic:spPr>
                    <a:xfrm>
                      <a:off x="0" y="0"/>
                      <a:ext cx="6632771" cy="4060962"/>
                    </a:xfrm>
                    <a:prstGeom prst="rect">
                      <a:avLst/>
                    </a:prstGeom>
                  </pic:spPr>
                </pic:pic>
              </a:graphicData>
            </a:graphic>
          </wp:inline>
        </w:drawing>
      </w:r>
    </w:p>
    <w:p w14:paraId="0F86D99C" w14:textId="52D0E190" w:rsidR="00E0477D" w:rsidRPr="007F0B7B" w:rsidRDefault="00000000" w:rsidP="007F0B7B">
      <w:pPr>
        <w:spacing w:after="200"/>
      </w:pPr>
      <w:hyperlink r:id="rId91" w:history="1">
        <w:r w:rsidR="00E0477D" w:rsidRPr="00E0477D">
          <w:rPr>
            <w:rStyle w:val="Hyperlink"/>
            <w:rFonts w:ascii="Arial" w:hAnsi="Arial" w:cs="Arial"/>
            <w:b w:val="0"/>
            <w:bCs/>
            <w:sz w:val="24"/>
            <w:szCs w:val="24"/>
          </w:rPr>
          <w:t>See the Dashboard here</w:t>
        </w:r>
      </w:hyperlink>
    </w:p>
    <w:p w14:paraId="74CD881E" w14:textId="715260A2" w:rsidR="00D215B9" w:rsidRDefault="00C013A6" w:rsidP="001F0AF0">
      <w:pPr>
        <w:spacing w:after="200"/>
      </w:pPr>
      <w:r w:rsidRPr="007F0B8E">
        <w:rPr>
          <w:noProof/>
        </w:rPr>
        <w:lastRenderedPageBreak/>
        <mc:AlternateContent>
          <mc:Choice Requires="wps">
            <w:drawing>
              <wp:inline distT="0" distB="0" distL="0" distR="0" wp14:anchorId="3170BB1A" wp14:editId="3C59CDF9">
                <wp:extent cx="6709144" cy="7120647"/>
                <wp:effectExtent l="0" t="0" r="0" b="4445"/>
                <wp:docPr id="23" name="Text Box 23"/>
                <wp:cNvGraphicFramePr/>
                <a:graphic xmlns:a="http://schemas.openxmlformats.org/drawingml/2006/main">
                  <a:graphicData uri="http://schemas.microsoft.com/office/word/2010/wordprocessingShape">
                    <wps:wsp>
                      <wps:cNvSpPr txBox="1"/>
                      <wps:spPr>
                        <a:xfrm>
                          <a:off x="0" y="0"/>
                          <a:ext cx="6709144" cy="7120647"/>
                        </a:xfrm>
                        <a:prstGeom prst="rect">
                          <a:avLst/>
                        </a:prstGeom>
                        <a:noFill/>
                        <a:ln w="6350">
                          <a:noFill/>
                        </a:ln>
                      </wps:spPr>
                      <wps:txbx>
                        <w:txbxContent>
                          <w:p w14:paraId="4CE9EBFE" w14:textId="0E1E5DCF" w:rsidR="00C013A6" w:rsidRDefault="00645F1B" w:rsidP="00C013A6">
                            <w:pPr>
                              <w:pStyle w:val="Heading2"/>
                            </w:pPr>
                            <w:r>
                              <w:t>SQL Problem-Solving</w:t>
                            </w:r>
                          </w:p>
                          <w:p w14:paraId="450F4AE9" w14:textId="77777777" w:rsidR="00C013A6" w:rsidRDefault="00C013A6" w:rsidP="00C013A6">
                            <w:pPr>
                              <w:pStyle w:val="Content"/>
                            </w:pPr>
                          </w:p>
                          <w:p w14:paraId="294945C1" w14:textId="77777777" w:rsidR="00325551" w:rsidRPr="00CA44AF" w:rsidRDefault="00325551" w:rsidP="00325551">
                            <w:pPr>
                              <w:rPr>
                                <w:sz w:val="32"/>
                                <w:szCs w:val="32"/>
                              </w:rPr>
                            </w:pPr>
                          </w:p>
                          <w:p w14:paraId="5080259C" w14:textId="7B6B5276" w:rsidR="00B56E16" w:rsidRDefault="00B56E16" w:rsidP="00CE0579">
                            <w:pPr>
                              <w:pStyle w:val="Content"/>
                            </w:pPr>
                            <w:r>
                              <w:t xml:space="preserve">6. </w:t>
                            </w:r>
                          </w:p>
                          <w:p w14:paraId="11B40C57" w14:textId="77777777" w:rsidR="00C6005A" w:rsidRPr="00C6005A" w:rsidRDefault="00C6005A" w:rsidP="00C6005A">
                            <w:pPr>
                              <w:pStyle w:val="Content"/>
                              <w:rPr>
                                <w:color w:val="auto"/>
                              </w:rPr>
                            </w:pPr>
                            <w:r w:rsidRPr="00C6005A">
                              <w:rPr>
                                <w:color w:val="auto"/>
                              </w:rPr>
                              <w:t xml:space="preserve">SELECT </w:t>
                            </w:r>
                            <w:proofErr w:type="spellStart"/>
                            <w:r w:rsidRPr="00C6005A">
                              <w:rPr>
                                <w:color w:val="auto"/>
                              </w:rPr>
                              <w:t>ProductID</w:t>
                            </w:r>
                            <w:proofErr w:type="spellEnd"/>
                            <w:r w:rsidRPr="00C6005A">
                              <w:rPr>
                                <w:color w:val="auto"/>
                              </w:rPr>
                              <w:t>, ProductName, Price as 'Christmas Discount Price'</w:t>
                            </w:r>
                          </w:p>
                          <w:p w14:paraId="434A2A2A" w14:textId="77777777" w:rsidR="00C6005A" w:rsidRPr="00C6005A" w:rsidRDefault="00C6005A" w:rsidP="00C6005A">
                            <w:pPr>
                              <w:pStyle w:val="Content"/>
                              <w:rPr>
                                <w:color w:val="auto"/>
                              </w:rPr>
                            </w:pPr>
                            <w:r w:rsidRPr="00C6005A">
                              <w:rPr>
                                <w:color w:val="auto"/>
                              </w:rPr>
                              <w:t>FROM Products</w:t>
                            </w:r>
                          </w:p>
                          <w:p w14:paraId="0F406ED1" w14:textId="3DE43A5B" w:rsidR="00C6005A" w:rsidRPr="00C6005A" w:rsidRDefault="00C6005A" w:rsidP="00C6005A">
                            <w:pPr>
                              <w:pStyle w:val="Content"/>
                              <w:rPr>
                                <w:color w:val="auto"/>
                              </w:rPr>
                            </w:pPr>
                            <w:r w:rsidRPr="00C6005A">
                              <w:rPr>
                                <w:color w:val="auto"/>
                              </w:rPr>
                              <w:t>WH</w:t>
                            </w:r>
                            <w:r>
                              <w:rPr>
                                <w:color w:val="auto"/>
                              </w:rPr>
                              <w:t>ERE</w:t>
                            </w:r>
                            <w:r w:rsidRPr="00C6005A">
                              <w:rPr>
                                <w:color w:val="auto"/>
                              </w:rPr>
                              <w:t xml:space="preserve"> ProductName NOT </w:t>
                            </w:r>
                            <w:proofErr w:type="gramStart"/>
                            <w:r w:rsidRPr="00C6005A">
                              <w:rPr>
                                <w:color w:val="auto"/>
                              </w:rPr>
                              <w:t>IN(</w:t>
                            </w:r>
                            <w:proofErr w:type="gramEnd"/>
                            <w:r w:rsidRPr="00C6005A">
                              <w:rPr>
                                <w:color w:val="auto"/>
                              </w:rPr>
                              <w:t>'</w:t>
                            </w:r>
                            <w:proofErr w:type="spellStart"/>
                            <w:r w:rsidRPr="00C6005A">
                              <w:rPr>
                                <w:color w:val="auto"/>
                              </w:rPr>
                              <w:t>Ikura','Chang</w:t>
                            </w:r>
                            <w:proofErr w:type="spellEnd"/>
                            <w:r w:rsidRPr="00C6005A">
                              <w:rPr>
                                <w:color w:val="auto"/>
                              </w:rPr>
                              <w:t>', '</w:t>
                            </w:r>
                            <w:proofErr w:type="spellStart"/>
                            <w:r w:rsidRPr="00C6005A">
                              <w:rPr>
                                <w:color w:val="auto"/>
                              </w:rPr>
                              <w:t>Pavlova','Tofu</w:t>
                            </w:r>
                            <w:proofErr w:type="spellEnd"/>
                            <w:r w:rsidRPr="00C6005A">
                              <w:rPr>
                                <w:color w:val="auto"/>
                              </w:rPr>
                              <w:t>')</w:t>
                            </w:r>
                          </w:p>
                          <w:p w14:paraId="729466CA" w14:textId="49CE77C3" w:rsidR="00B56E16" w:rsidRPr="00C6005A" w:rsidRDefault="00C6005A" w:rsidP="00CE0579">
                            <w:pPr>
                              <w:pStyle w:val="Content"/>
                              <w:rPr>
                                <w:color w:val="auto"/>
                              </w:rPr>
                            </w:pPr>
                            <w:r w:rsidRPr="00C6005A">
                              <w:rPr>
                                <w:color w:val="auto"/>
                              </w:rPr>
                              <w:t xml:space="preserve">ORDER BY Price </w:t>
                            </w:r>
                            <w:proofErr w:type="gramStart"/>
                            <w:r w:rsidRPr="00C6005A">
                              <w:rPr>
                                <w:color w:val="auto"/>
                              </w:rPr>
                              <w:t>ASC</w:t>
                            </w:r>
                            <w:r>
                              <w:rPr>
                                <w:color w:val="auto"/>
                              </w:rPr>
                              <w:t>;</w:t>
                            </w:r>
                            <w:proofErr w:type="gramEnd"/>
                          </w:p>
                          <w:p w14:paraId="02788D3A" w14:textId="65CEA902" w:rsidR="00B56E16" w:rsidRDefault="00B56E16" w:rsidP="00CE0579">
                            <w:pPr>
                              <w:pStyle w:val="Content"/>
                            </w:pPr>
                          </w:p>
                          <w:p w14:paraId="4436A1BF" w14:textId="3420CA8D" w:rsidR="00B56E16" w:rsidRDefault="00B56E16" w:rsidP="00CE0579">
                            <w:pPr>
                              <w:pStyle w:val="Content"/>
                            </w:pPr>
                            <w:r>
                              <w:t xml:space="preserve">8. </w:t>
                            </w:r>
                          </w:p>
                          <w:p w14:paraId="690748D4" w14:textId="79E30970" w:rsidR="00B56E16" w:rsidRDefault="00B56E16" w:rsidP="00CE0579">
                            <w:pPr>
                              <w:pStyle w:val="Content"/>
                            </w:pPr>
                          </w:p>
                          <w:p w14:paraId="01DC41F2" w14:textId="77777777" w:rsidR="00C6005A" w:rsidRPr="00C6005A" w:rsidRDefault="00C6005A" w:rsidP="00C6005A">
                            <w:pPr>
                              <w:rPr>
                                <w:b w:val="0"/>
                                <w:bCs/>
                                <w:color w:val="auto"/>
                                <w:sz w:val="32"/>
                                <w:szCs w:val="32"/>
                              </w:rPr>
                            </w:pPr>
                            <w:r w:rsidRPr="00C6005A">
                              <w:rPr>
                                <w:b w:val="0"/>
                                <w:bCs/>
                                <w:color w:val="auto"/>
                                <w:sz w:val="32"/>
                                <w:szCs w:val="32"/>
                              </w:rPr>
                              <w:t xml:space="preserve">SELECT </w:t>
                            </w:r>
                            <w:proofErr w:type="spellStart"/>
                            <w:r w:rsidRPr="00C6005A">
                              <w:rPr>
                                <w:b w:val="0"/>
                                <w:bCs/>
                                <w:color w:val="auto"/>
                                <w:sz w:val="32"/>
                                <w:szCs w:val="32"/>
                              </w:rPr>
                              <w:t>OrderID</w:t>
                            </w:r>
                            <w:proofErr w:type="spellEnd"/>
                            <w:r w:rsidRPr="00C6005A">
                              <w:rPr>
                                <w:b w:val="0"/>
                                <w:bCs/>
                                <w:color w:val="auto"/>
                                <w:sz w:val="32"/>
                                <w:szCs w:val="32"/>
                              </w:rPr>
                              <w:t>, Quantity,</w:t>
                            </w:r>
                          </w:p>
                          <w:p w14:paraId="79DA992F" w14:textId="77777777" w:rsidR="00C6005A" w:rsidRPr="00C6005A" w:rsidRDefault="00C6005A" w:rsidP="00C6005A">
                            <w:pPr>
                              <w:rPr>
                                <w:b w:val="0"/>
                                <w:bCs/>
                                <w:color w:val="auto"/>
                                <w:sz w:val="32"/>
                                <w:szCs w:val="32"/>
                              </w:rPr>
                            </w:pPr>
                            <w:r w:rsidRPr="00C6005A">
                              <w:rPr>
                                <w:b w:val="0"/>
                                <w:bCs/>
                                <w:color w:val="auto"/>
                                <w:sz w:val="32"/>
                                <w:szCs w:val="32"/>
                              </w:rPr>
                              <w:t>CASE WHEN Quantity &lt;= 30 THEN 'Low Value Customers'</w:t>
                            </w:r>
                          </w:p>
                          <w:p w14:paraId="523389BA" w14:textId="27F2EF15" w:rsidR="00C6005A" w:rsidRPr="00C6005A" w:rsidRDefault="00C6005A" w:rsidP="00C6005A">
                            <w:pPr>
                              <w:rPr>
                                <w:b w:val="0"/>
                                <w:bCs/>
                                <w:color w:val="auto"/>
                                <w:sz w:val="32"/>
                                <w:szCs w:val="32"/>
                              </w:rPr>
                            </w:pPr>
                            <w:r w:rsidRPr="00C6005A">
                              <w:rPr>
                                <w:b w:val="0"/>
                                <w:bCs/>
                                <w:color w:val="auto"/>
                                <w:sz w:val="32"/>
                                <w:szCs w:val="32"/>
                              </w:rPr>
                              <w:t>WHEN Quantity &lt;= 50 THEN 'Value Customers'</w:t>
                            </w:r>
                          </w:p>
                          <w:p w14:paraId="1E377379" w14:textId="77777777" w:rsidR="00C6005A" w:rsidRPr="00C6005A" w:rsidRDefault="00C6005A" w:rsidP="00C6005A">
                            <w:pPr>
                              <w:rPr>
                                <w:b w:val="0"/>
                                <w:bCs/>
                                <w:color w:val="auto"/>
                                <w:sz w:val="32"/>
                                <w:szCs w:val="32"/>
                              </w:rPr>
                            </w:pPr>
                            <w:r w:rsidRPr="00C6005A">
                              <w:rPr>
                                <w:b w:val="0"/>
                                <w:bCs/>
                                <w:color w:val="auto"/>
                                <w:sz w:val="32"/>
                                <w:szCs w:val="32"/>
                              </w:rPr>
                              <w:t>WHEN Quantity &lt;= 70 THEN 'Large Customers'</w:t>
                            </w:r>
                          </w:p>
                          <w:p w14:paraId="1DEF76A3" w14:textId="77777777" w:rsidR="00C6005A" w:rsidRPr="00C6005A" w:rsidRDefault="00C6005A" w:rsidP="00C6005A">
                            <w:pPr>
                              <w:rPr>
                                <w:b w:val="0"/>
                                <w:bCs/>
                                <w:color w:val="auto"/>
                                <w:sz w:val="32"/>
                                <w:szCs w:val="32"/>
                              </w:rPr>
                            </w:pPr>
                            <w:r w:rsidRPr="00C6005A">
                              <w:rPr>
                                <w:b w:val="0"/>
                                <w:bCs/>
                                <w:color w:val="auto"/>
                                <w:sz w:val="32"/>
                                <w:szCs w:val="32"/>
                              </w:rPr>
                              <w:t>ELSE 'Premium Customers'</w:t>
                            </w:r>
                          </w:p>
                          <w:p w14:paraId="06A70FB4" w14:textId="77777777" w:rsidR="00C6005A" w:rsidRPr="00C6005A" w:rsidRDefault="00C6005A" w:rsidP="00C6005A">
                            <w:pPr>
                              <w:rPr>
                                <w:b w:val="0"/>
                                <w:bCs/>
                                <w:color w:val="auto"/>
                                <w:sz w:val="32"/>
                                <w:szCs w:val="32"/>
                              </w:rPr>
                            </w:pPr>
                            <w:r w:rsidRPr="00C6005A">
                              <w:rPr>
                                <w:b w:val="0"/>
                                <w:bCs/>
                                <w:color w:val="auto"/>
                                <w:sz w:val="32"/>
                                <w:szCs w:val="32"/>
                              </w:rPr>
                              <w:t xml:space="preserve">END AS </w:t>
                            </w:r>
                            <w:proofErr w:type="spellStart"/>
                            <w:r w:rsidRPr="00C6005A">
                              <w:rPr>
                                <w:b w:val="0"/>
                                <w:bCs/>
                                <w:color w:val="auto"/>
                                <w:sz w:val="32"/>
                                <w:szCs w:val="32"/>
                              </w:rPr>
                              <w:t>QuantityText</w:t>
                            </w:r>
                            <w:proofErr w:type="spellEnd"/>
                          </w:p>
                          <w:p w14:paraId="5212209D" w14:textId="77777777" w:rsidR="00C6005A" w:rsidRPr="00CA44AF" w:rsidRDefault="00C6005A" w:rsidP="00C6005A">
                            <w:pPr>
                              <w:rPr>
                                <w:sz w:val="32"/>
                                <w:szCs w:val="32"/>
                              </w:rPr>
                            </w:pPr>
                            <w:r w:rsidRPr="00C6005A">
                              <w:rPr>
                                <w:b w:val="0"/>
                                <w:bCs/>
                                <w:color w:val="auto"/>
                                <w:sz w:val="32"/>
                                <w:szCs w:val="32"/>
                              </w:rPr>
                              <w:t xml:space="preserve">FROM </w:t>
                            </w:r>
                            <w:proofErr w:type="spellStart"/>
                            <w:proofErr w:type="gramStart"/>
                            <w:r w:rsidRPr="00C6005A">
                              <w:rPr>
                                <w:b w:val="0"/>
                                <w:bCs/>
                                <w:color w:val="auto"/>
                                <w:sz w:val="32"/>
                                <w:szCs w:val="32"/>
                              </w:rPr>
                              <w:t>OrderDetails</w:t>
                            </w:r>
                            <w:proofErr w:type="spellEnd"/>
                            <w:r w:rsidRPr="00C6005A">
                              <w:rPr>
                                <w:b w:val="0"/>
                                <w:bCs/>
                                <w:color w:val="auto"/>
                                <w:sz w:val="32"/>
                                <w:szCs w:val="32"/>
                              </w:rPr>
                              <w:t>;</w:t>
                            </w:r>
                            <w:proofErr w:type="gramEnd"/>
                          </w:p>
                          <w:p w14:paraId="5424FAAA" w14:textId="77777777" w:rsidR="00C6005A" w:rsidRDefault="00C6005A" w:rsidP="00CE0579">
                            <w:pPr>
                              <w:pStyle w:val="Content"/>
                            </w:pPr>
                          </w:p>
                          <w:p w14:paraId="580791CC" w14:textId="29B11E1B" w:rsidR="00B56E16" w:rsidRDefault="00B56E16" w:rsidP="00CE0579">
                            <w:pPr>
                              <w:pStyle w:val="Content"/>
                            </w:pPr>
                            <w:r>
                              <w:t>9.</w:t>
                            </w:r>
                          </w:p>
                          <w:p w14:paraId="0ADCBD31" w14:textId="77777777" w:rsidR="00C6005A" w:rsidRDefault="00C6005A" w:rsidP="00CE0579">
                            <w:pPr>
                              <w:pStyle w:val="Content"/>
                            </w:pPr>
                          </w:p>
                          <w:p w14:paraId="40D5F8F3" w14:textId="77777777" w:rsidR="00C6005A" w:rsidRPr="00C6005A" w:rsidRDefault="00C6005A" w:rsidP="00C6005A">
                            <w:pPr>
                              <w:spacing w:after="200"/>
                              <w:rPr>
                                <w:rFonts w:ascii="Arial" w:hAnsi="Arial" w:cs="Arial"/>
                                <w:b w:val="0"/>
                                <w:bCs/>
                                <w:color w:val="auto"/>
                                <w:sz w:val="24"/>
                                <w:szCs w:val="24"/>
                              </w:rPr>
                            </w:pPr>
                            <w:r w:rsidRPr="00C6005A">
                              <w:rPr>
                                <w:rFonts w:ascii="Arial" w:hAnsi="Arial" w:cs="Arial"/>
                                <w:b w:val="0"/>
                                <w:bCs/>
                                <w:color w:val="auto"/>
                                <w:sz w:val="24"/>
                                <w:szCs w:val="24"/>
                              </w:rPr>
                              <w:t>SELECT Quantity * Price as 'Sales'</w:t>
                            </w:r>
                          </w:p>
                          <w:p w14:paraId="6BBC5811" w14:textId="5ADD77F6" w:rsidR="00C6005A" w:rsidRPr="00C6005A" w:rsidRDefault="00C6005A" w:rsidP="00C6005A">
                            <w:pPr>
                              <w:spacing w:after="200"/>
                              <w:rPr>
                                <w:rFonts w:ascii="Arial" w:hAnsi="Arial" w:cs="Arial"/>
                                <w:b w:val="0"/>
                                <w:bCs/>
                                <w:color w:val="auto"/>
                                <w:sz w:val="24"/>
                                <w:szCs w:val="24"/>
                              </w:rPr>
                            </w:pPr>
                            <w:r>
                              <w:rPr>
                                <w:rFonts w:ascii="Arial" w:hAnsi="Arial" w:cs="Arial"/>
                                <w:b w:val="0"/>
                                <w:bCs/>
                                <w:color w:val="auto"/>
                                <w:sz w:val="24"/>
                                <w:szCs w:val="24"/>
                              </w:rPr>
                              <w:t>FROM</w:t>
                            </w:r>
                            <w:r w:rsidRPr="00C6005A">
                              <w:rPr>
                                <w:rFonts w:ascii="Arial" w:hAnsi="Arial" w:cs="Arial"/>
                                <w:b w:val="0"/>
                                <w:bCs/>
                                <w:color w:val="auto"/>
                                <w:sz w:val="24"/>
                                <w:szCs w:val="24"/>
                              </w:rPr>
                              <w:t xml:space="preserve"> </w:t>
                            </w:r>
                            <w:proofErr w:type="spellStart"/>
                            <w:r w:rsidRPr="00C6005A">
                              <w:rPr>
                                <w:rFonts w:ascii="Arial" w:hAnsi="Arial" w:cs="Arial"/>
                                <w:b w:val="0"/>
                                <w:bCs/>
                                <w:color w:val="auto"/>
                                <w:sz w:val="24"/>
                                <w:szCs w:val="24"/>
                              </w:rPr>
                              <w:t>OrderDetails</w:t>
                            </w:r>
                            <w:proofErr w:type="spellEnd"/>
                            <w:r w:rsidRPr="00C6005A">
                              <w:rPr>
                                <w:rFonts w:ascii="Arial" w:hAnsi="Arial" w:cs="Arial"/>
                                <w:b w:val="0"/>
                                <w:bCs/>
                                <w:color w:val="auto"/>
                                <w:sz w:val="24"/>
                                <w:szCs w:val="24"/>
                              </w:rPr>
                              <w:t xml:space="preserve"> as 'odd'</w:t>
                            </w:r>
                          </w:p>
                          <w:p w14:paraId="338B838E" w14:textId="54721684" w:rsidR="00C6005A" w:rsidRPr="00C6005A" w:rsidRDefault="00C6005A" w:rsidP="00C6005A">
                            <w:pPr>
                              <w:spacing w:after="200"/>
                              <w:rPr>
                                <w:rFonts w:ascii="Arial" w:hAnsi="Arial" w:cs="Arial"/>
                                <w:b w:val="0"/>
                                <w:bCs/>
                                <w:color w:val="auto"/>
                                <w:sz w:val="24"/>
                                <w:szCs w:val="24"/>
                              </w:rPr>
                            </w:pPr>
                            <w:r>
                              <w:rPr>
                                <w:rFonts w:ascii="Arial" w:hAnsi="Arial" w:cs="Arial"/>
                                <w:b w:val="0"/>
                                <w:bCs/>
                                <w:color w:val="auto"/>
                                <w:sz w:val="24"/>
                                <w:szCs w:val="24"/>
                              </w:rPr>
                              <w:t>JOIN</w:t>
                            </w:r>
                            <w:r w:rsidRPr="00C6005A">
                              <w:rPr>
                                <w:rFonts w:ascii="Arial" w:hAnsi="Arial" w:cs="Arial"/>
                                <w:b w:val="0"/>
                                <w:bCs/>
                                <w:color w:val="auto"/>
                                <w:sz w:val="24"/>
                                <w:szCs w:val="24"/>
                              </w:rPr>
                              <w:t xml:space="preserve"> Products as 'Prod'</w:t>
                            </w:r>
                          </w:p>
                          <w:p w14:paraId="0A42B056" w14:textId="77777777" w:rsidR="00C6005A" w:rsidRPr="00C6005A" w:rsidRDefault="00C6005A" w:rsidP="00C6005A">
                            <w:pPr>
                              <w:spacing w:after="200"/>
                              <w:rPr>
                                <w:rFonts w:ascii="Arial" w:hAnsi="Arial" w:cs="Arial"/>
                                <w:b w:val="0"/>
                                <w:bCs/>
                                <w:color w:val="auto"/>
                                <w:sz w:val="24"/>
                                <w:szCs w:val="24"/>
                              </w:rPr>
                            </w:pPr>
                            <w:r w:rsidRPr="00C6005A">
                              <w:rPr>
                                <w:rFonts w:ascii="Arial" w:hAnsi="Arial" w:cs="Arial"/>
                                <w:b w:val="0"/>
                                <w:bCs/>
                                <w:color w:val="auto"/>
                                <w:sz w:val="24"/>
                                <w:szCs w:val="24"/>
                              </w:rPr>
                              <w:t xml:space="preserve">on </w:t>
                            </w:r>
                            <w:proofErr w:type="spellStart"/>
                            <w:proofErr w:type="gramStart"/>
                            <w:r w:rsidRPr="00C6005A">
                              <w:rPr>
                                <w:rFonts w:ascii="Arial" w:hAnsi="Arial" w:cs="Arial"/>
                                <w:b w:val="0"/>
                                <w:bCs/>
                                <w:color w:val="auto"/>
                                <w:sz w:val="24"/>
                                <w:szCs w:val="24"/>
                              </w:rPr>
                              <w:t>prod.ProductID</w:t>
                            </w:r>
                            <w:proofErr w:type="spellEnd"/>
                            <w:r w:rsidRPr="00C6005A">
                              <w:rPr>
                                <w:rFonts w:ascii="Arial" w:hAnsi="Arial" w:cs="Arial"/>
                                <w:b w:val="0"/>
                                <w:bCs/>
                                <w:color w:val="auto"/>
                                <w:sz w:val="24"/>
                                <w:szCs w:val="24"/>
                              </w:rPr>
                              <w:t>=</w:t>
                            </w:r>
                            <w:proofErr w:type="spellStart"/>
                            <w:r w:rsidRPr="00C6005A">
                              <w:rPr>
                                <w:rFonts w:ascii="Arial" w:hAnsi="Arial" w:cs="Arial"/>
                                <w:b w:val="0"/>
                                <w:bCs/>
                                <w:color w:val="auto"/>
                                <w:sz w:val="24"/>
                                <w:szCs w:val="24"/>
                              </w:rPr>
                              <w:t>odd.ProductID</w:t>
                            </w:r>
                            <w:proofErr w:type="spellEnd"/>
                            <w:proofErr w:type="gramEnd"/>
                          </w:p>
                          <w:p w14:paraId="1CB4E4AD" w14:textId="5A8690CB" w:rsidR="00B56E16" w:rsidRPr="00C6005A" w:rsidRDefault="00C6005A" w:rsidP="00C6005A">
                            <w:pPr>
                              <w:pStyle w:val="Content"/>
                              <w:rPr>
                                <w:rFonts w:ascii="Arial" w:hAnsi="Arial" w:cs="Arial"/>
                                <w:bCs/>
                                <w:color w:val="auto"/>
                                <w:sz w:val="24"/>
                                <w:szCs w:val="24"/>
                              </w:rPr>
                            </w:pPr>
                            <w:r w:rsidRPr="00C6005A">
                              <w:rPr>
                                <w:rFonts w:ascii="Arial" w:hAnsi="Arial" w:cs="Arial"/>
                                <w:bCs/>
                                <w:color w:val="auto"/>
                                <w:sz w:val="24"/>
                                <w:szCs w:val="24"/>
                              </w:rPr>
                              <w:t xml:space="preserve">Where Sales &gt;= </w:t>
                            </w:r>
                            <w:proofErr w:type="gramStart"/>
                            <w:r w:rsidRPr="00C6005A">
                              <w:rPr>
                                <w:rFonts w:ascii="Arial" w:hAnsi="Arial" w:cs="Arial"/>
                                <w:bCs/>
                                <w:color w:val="auto"/>
                                <w:sz w:val="24"/>
                                <w:szCs w:val="24"/>
                              </w:rPr>
                              <w:t>300</w:t>
                            </w:r>
                            <w:r>
                              <w:rPr>
                                <w:rFonts w:ascii="Arial" w:hAnsi="Arial" w:cs="Arial"/>
                                <w:bCs/>
                                <w:color w:val="auto"/>
                                <w:sz w:val="24"/>
                                <w:szCs w:val="24"/>
                              </w:rPr>
                              <w:t>;</w:t>
                            </w:r>
                            <w:proofErr w:type="gramEnd"/>
                          </w:p>
                          <w:p w14:paraId="39F9A186" w14:textId="38B67470" w:rsidR="00B56E16" w:rsidRDefault="00B56E16" w:rsidP="00CE0579">
                            <w:pPr>
                              <w:pStyle w:val="Content"/>
                            </w:pPr>
                          </w:p>
                          <w:p w14:paraId="4A9DAF99" w14:textId="1E66624A" w:rsidR="00B56E16" w:rsidRDefault="00B56E16" w:rsidP="00CE0579">
                            <w:pPr>
                              <w:pStyle w:val="Content"/>
                            </w:pPr>
                          </w:p>
                          <w:p w14:paraId="58D58553" w14:textId="1268B632" w:rsidR="00B56E16" w:rsidRDefault="00B56E16" w:rsidP="00CE0579">
                            <w:pPr>
                              <w:pStyle w:val="Content"/>
                            </w:pPr>
                          </w:p>
                          <w:p w14:paraId="56224500" w14:textId="77777777" w:rsidR="00B56E16" w:rsidRDefault="00B56E16" w:rsidP="00CE0579">
                            <w:pPr>
                              <w:pStyle w:val="Content"/>
                            </w:pP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3170BB1A" id="Text Box 23" o:spid="_x0000_s1048" type="#_x0000_t202" style="width:528.3pt;height:56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" filled="f" stroked="f" strokeweight=".5pt">
                <v:textbox inset=",14.4pt">
                  <w:txbxContent>
                    <w:p w14:paraId="4CE9EBFE" w14:textId="0E1E5DCF" w:rsidR="00C013A6" w:rsidRDefault="00645F1B" w:rsidP="00C013A6">
                      <w:pPr>
                        <w:pStyle w:val="Heading2"/>
                      </w:pPr>
                      <w:r>
                        <w:t>SQL Problem-Solving</w:t>
                      </w:r>
                    </w:p>
                    <w:p w14:paraId="450F4AE9" w14:textId="77777777" w:rsidR="00C013A6" w:rsidRDefault="00C013A6" w:rsidP="00C013A6">
                      <w:pPr>
                        <w:pStyle w:val="Content"/>
                      </w:pPr>
                    </w:p>
                    <w:p w14:paraId="294945C1" w14:textId="77777777" w:rsidR="00325551" w:rsidRPr="00CA44AF" w:rsidRDefault="00325551" w:rsidP="00325551">
                      <w:pPr>
                        <w:rPr>
                          <w:sz w:val="32"/>
                          <w:szCs w:val="32"/>
                        </w:rPr>
                      </w:pPr>
                    </w:p>
                    <w:p w14:paraId="5080259C" w14:textId="7B6B5276" w:rsidR="00B56E16" w:rsidRDefault="00B56E16" w:rsidP="00CE0579">
                      <w:pPr>
                        <w:pStyle w:val="Content"/>
                      </w:pPr>
                      <w:r>
                        <w:t xml:space="preserve">6. </w:t>
                      </w:r>
                    </w:p>
                    <w:p w14:paraId="11B40C57" w14:textId="77777777" w:rsidR="00C6005A" w:rsidRPr="00C6005A" w:rsidRDefault="00C6005A" w:rsidP="00C6005A">
                      <w:pPr>
                        <w:pStyle w:val="Content"/>
                        <w:rPr>
                          <w:color w:val="auto"/>
                        </w:rPr>
                      </w:pPr>
                      <w:r w:rsidRPr="00C6005A">
                        <w:rPr>
                          <w:color w:val="auto"/>
                        </w:rPr>
                        <w:t>SELECT ProductID, ProductName, Price as 'Christmas Discount Price'</w:t>
                      </w:r>
                    </w:p>
                    <w:p w14:paraId="434A2A2A" w14:textId="77777777" w:rsidR="00C6005A" w:rsidRPr="00C6005A" w:rsidRDefault="00C6005A" w:rsidP="00C6005A">
                      <w:pPr>
                        <w:pStyle w:val="Content"/>
                        <w:rPr>
                          <w:color w:val="auto"/>
                        </w:rPr>
                      </w:pPr>
                      <w:r w:rsidRPr="00C6005A">
                        <w:rPr>
                          <w:color w:val="auto"/>
                        </w:rPr>
                        <w:t>FROM Products</w:t>
                      </w:r>
                    </w:p>
                    <w:p w14:paraId="0F406ED1" w14:textId="3DE43A5B" w:rsidR="00C6005A" w:rsidRPr="00C6005A" w:rsidRDefault="00C6005A" w:rsidP="00C6005A">
                      <w:pPr>
                        <w:pStyle w:val="Content"/>
                        <w:rPr>
                          <w:color w:val="auto"/>
                        </w:rPr>
                      </w:pPr>
                      <w:r w:rsidRPr="00C6005A">
                        <w:rPr>
                          <w:color w:val="auto"/>
                        </w:rPr>
                        <w:t>WH</w:t>
                      </w:r>
                      <w:r>
                        <w:rPr>
                          <w:color w:val="auto"/>
                        </w:rPr>
                        <w:t>ERE</w:t>
                      </w:r>
                      <w:r w:rsidRPr="00C6005A">
                        <w:rPr>
                          <w:color w:val="auto"/>
                        </w:rPr>
                        <w:t xml:space="preserve"> ProductName NOT IN('Ikura','Chang', 'Pavlova','Tofu')</w:t>
                      </w:r>
                    </w:p>
                    <w:p w14:paraId="729466CA" w14:textId="49CE77C3" w:rsidR="00B56E16" w:rsidRPr="00C6005A" w:rsidRDefault="00C6005A" w:rsidP="00CE0579">
                      <w:pPr>
                        <w:pStyle w:val="Content"/>
                        <w:rPr>
                          <w:color w:val="auto"/>
                        </w:rPr>
                      </w:pPr>
                      <w:r w:rsidRPr="00C6005A">
                        <w:rPr>
                          <w:color w:val="auto"/>
                        </w:rPr>
                        <w:t>ORDER BY Price ASC</w:t>
                      </w:r>
                      <w:r>
                        <w:rPr>
                          <w:color w:val="auto"/>
                        </w:rPr>
                        <w:t>;</w:t>
                      </w:r>
                    </w:p>
                    <w:p w14:paraId="02788D3A" w14:textId="65CEA902" w:rsidR="00B56E16" w:rsidRDefault="00B56E16" w:rsidP="00CE0579">
                      <w:pPr>
                        <w:pStyle w:val="Content"/>
                      </w:pPr>
                    </w:p>
                    <w:p w14:paraId="4436A1BF" w14:textId="3420CA8D" w:rsidR="00B56E16" w:rsidRDefault="00B56E16" w:rsidP="00CE0579">
                      <w:pPr>
                        <w:pStyle w:val="Content"/>
                      </w:pPr>
                      <w:r>
                        <w:t xml:space="preserve">8. </w:t>
                      </w:r>
                    </w:p>
                    <w:p w14:paraId="690748D4" w14:textId="79E30970" w:rsidR="00B56E16" w:rsidRDefault="00B56E16" w:rsidP="00CE0579">
                      <w:pPr>
                        <w:pStyle w:val="Content"/>
                      </w:pPr>
                    </w:p>
                    <w:p w14:paraId="01DC41F2" w14:textId="77777777" w:rsidR="00C6005A" w:rsidRPr="00C6005A" w:rsidRDefault="00C6005A" w:rsidP="00C6005A">
                      <w:pPr>
                        <w:rPr>
                          <w:b w:val="0"/>
                          <w:bCs/>
                          <w:color w:val="auto"/>
                          <w:sz w:val="32"/>
                          <w:szCs w:val="32"/>
                        </w:rPr>
                      </w:pPr>
                      <w:r w:rsidRPr="00C6005A">
                        <w:rPr>
                          <w:b w:val="0"/>
                          <w:bCs/>
                          <w:color w:val="auto"/>
                          <w:sz w:val="32"/>
                          <w:szCs w:val="32"/>
                        </w:rPr>
                        <w:t>SELECT OrderID, Quantity,</w:t>
                      </w:r>
                    </w:p>
                    <w:p w14:paraId="79DA992F" w14:textId="77777777" w:rsidR="00C6005A" w:rsidRPr="00C6005A" w:rsidRDefault="00C6005A" w:rsidP="00C6005A">
                      <w:pPr>
                        <w:rPr>
                          <w:b w:val="0"/>
                          <w:bCs/>
                          <w:color w:val="auto"/>
                          <w:sz w:val="32"/>
                          <w:szCs w:val="32"/>
                        </w:rPr>
                      </w:pPr>
                      <w:r w:rsidRPr="00C6005A">
                        <w:rPr>
                          <w:b w:val="0"/>
                          <w:bCs/>
                          <w:color w:val="auto"/>
                          <w:sz w:val="32"/>
                          <w:szCs w:val="32"/>
                        </w:rPr>
                        <w:t>CASE WHEN Quantity &lt;= 30 THEN 'Low Value Customers'</w:t>
                      </w:r>
                    </w:p>
                    <w:p w14:paraId="523389BA" w14:textId="27F2EF15" w:rsidR="00C6005A" w:rsidRPr="00C6005A" w:rsidRDefault="00C6005A" w:rsidP="00C6005A">
                      <w:pPr>
                        <w:rPr>
                          <w:b w:val="0"/>
                          <w:bCs/>
                          <w:color w:val="auto"/>
                          <w:sz w:val="32"/>
                          <w:szCs w:val="32"/>
                        </w:rPr>
                      </w:pPr>
                      <w:r w:rsidRPr="00C6005A">
                        <w:rPr>
                          <w:b w:val="0"/>
                          <w:bCs/>
                          <w:color w:val="auto"/>
                          <w:sz w:val="32"/>
                          <w:szCs w:val="32"/>
                        </w:rPr>
                        <w:t xml:space="preserve">WHEN Quantity &lt;= </w:t>
                      </w:r>
                      <w:r w:rsidRPr="00C6005A">
                        <w:rPr>
                          <w:b w:val="0"/>
                          <w:bCs/>
                          <w:color w:val="auto"/>
                          <w:sz w:val="32"/>
                          <w:szCs w:val="32"/>
                        </w:rPr>
                        <w:t>50 THEN</w:t>
                      </w:r>
                      <w:r w:rsidRPr="00C6005A">
                        <w:rPr>
                          <w:b w:val="0"/>
                          <w:bCs/>
                          <w:color w:val="auto"/>
                          <w:sz w:val="32"/>
                          <w:szCs w:val="32"/>
                        </w:rPr>
                        <w:t xml:space="preserve"> 'Value Customers'</w:t>
                      </w:r>
                    </w:p>
                    <w:p w14:paraId="1E377379" w14:textId="77777777" w:rsidR="00C6005A" w:rsidRPr="00C6005A" w:rsidRDefault="00C6005A" w:rsidP="00C6005A">
                      <w:pPr>
                        <w:rPr>
                          <w:b w:val="0"/>
                          <w:bCs/>
                          <w:color w:val="auto"/>
                          <w:sz w:val="32"/>
                          <w:szCs w:val="32"/>
                        </w:rPr>
                      </w:pPr>
                      <w:r w:rsidRPr="00C6005A">
                        <w:rPr>
                          <w:b w:val="0"/>
                          <w:bCs/>
                          <w:color w:val="auto"/>
                          <w:sz w:val="32"/>
                          <w:szCs w:val="32"/>
                        </w:rPr>
                        <w:t>WHEN Quantity &lt;= 70 THEN 'Large Customers'</w:t>
                      </w:r>
                    </w:p>
                    <w:p w14:paraId="1DEF76A3" w14:textId="77777777" w:rsidR="00C6005A" w:rsidRPr="00C6005A" w:rsidRDefault="00C6005A" w:rsidP="00C6005A">
                      <w:pPr>
                        <w:rPr>
                          <w:b w:val="0"/>
                          <w:bCs/>
                          <w:color w:val="auto"/>
                          <w:sz w:val="32"/>
                          <w:szCs w:val="32"/>
                        </w:rPr>
                      </w:pPr>
                      <w:r w:rsidRPr="00C6005A">
                        <w:rPr>
                          <w:b w:val="0"/>
                          <w:bCs/>
                          <w:color w:val="auto"/>
                          <w:sz w:val="32"/>
                          <w:szCs w:val="32"/>
                        </w:rPr>
                        <w:t>ELSE 'Premium Customers'</w:t>
                      </w:r>
                    </w:p>
                    <w:p w14:paraId="06A70FB4" w14:textId="77777777" w:rsidR="00C6005A" w:rsidRPr="00C6005A" w:rsidRDefault="00C6005A" w:rsidP="00C6005A">
                      <w:pPr>
                        <w:rPr>
                          <w:b w:val="0"/>
                          <w:bCs/>
                          <w:color w:val="auto"/>
                          <w:sz w:val="32"/>
                          <w:szCs w:val="32"/>
                        </w:rPr>
                      </w:pPr>
                      <w:r w:rsidRPr="00C6005A">
                        <w:rPr>
                          <w:b w:val="0"/>
                          <w:bCs/>
                          <w:color w:val="auto"/>
                          <w:sz w:val="32"/>
                          <w:szCs w:val="32"/>
                        </w:rPr>
                        <w:t>END AS QuantityText</w:t>
                      </w:r>
                    </w:p>
                    <w:p w14:paraId="5212209D" w14:textId="77777777" w:rsidR="00C6005A" w:rsidRPr="00CA44AF" w:rsidRDefault="00C6005A" w:rsidP="00C6005A">
                      <w:pPr>
                        <w:rPr>
                          <w:sz w:val="32"/>
                          <w:szCs w:val="32"/>
                        </w:rPr>
                      </w:pPr>
                      <w:r w:rsidRPr="00C6005A">
                        <w:rPr>
                          <w:b w:val="0"/>
                          <w:bCs/>
                          <w:color w:val="auto"/>
                          <w:sz w:val="32"/>
                          <w:szCs w:val="32"/>
                        </w:rPr>
                        <w:t>FROM OrderDetails;</w:t>
                      </w:r>
                    </w:p>
                    <w:p w14:paraId="5424FAAA" w14:textId="77777777" w:rsidR="00C6005A" w:rsidRDefault="00C6005A" w:rsidP="00CE0579">
                      <w:pPr>
                        <w:pStyle w:val="Content"/>
                      </w:pPr>
                    </w:p>
                    <w:p w14:paraId="580791CC" w14:textId="29B11E1B" w:rsidR="00B56E16" w:rsidRDefault="00B56E16" w:rsidP="00CE0579">
                      <w:pPr>
                        <w:pStyle w:val="Content"/>
                      </w:pPr>
                      <w:r>
                        <w:t>9.</w:t>
                      </w:r>
                    </w:p>
                    <w:p w14:paraId="0ADCBD31" w14:textId="77777777" w:rsidR="00C6005A" w:rsidRDefault="00C6005A" w:rsidP="00CE0579">
                      <w:pPr>
                        <w:pStyle w:val="Content"/>
                      </w:pPr>
                    </w:p>
                    <w:p w14:paraId="40D5F8F3" w14:textId="77777777" w:rsidR="00C6005A" w:rsidRPr="00C6005A" w:rsidRDefault="00C6005A" w:rsidP="00C6005A">
                      <w:pPr>
                        <w:spacing w:after="200"/>
                        <w:rPr>
                          <w:rFonts w:ascii="Arial" w:hAnsi="Arial" w:cs="Arial"/>
                          <w:b w:val="0"/>
                          <w:bCs/>
                          <w:color w:val="auto"/>
                          <w:sz w:val="24"/>
                          <w:szCs w:val="24"/>
                        </w:rPr>
                      </w:pPr>
                      <w:r w:rsidRPr="00C6005A">
                        <w:rPr>
                          <w:rFonts w:ascii="Arial" w:hAnsi="Arial" w:cs="Arial"/>
                          <w:b w:val="0"/>
                          <w:bCs/>
                          <w:color w:val="auto"/>
                          <w:sz w:val="24"/>
                          <w:szCs w:val="24"/>
                        </w:rPr>
                        <w:t>SELECT Quantity * Price as 'Sales'</w:t>
                      </w:r>
                    </w:p>
                    <w:p w14:paraId="6BBC5811" w14:textId="5ADD77F6" w:rsidR="00C6005A" w:rsidRPr="00C6005A" w:rsidRDefault="00C6005A" w:rsidP="00C6005A">
                      <w:pPr>
                        <w:spacing w:after="200"/>
                        <w:rPr>
                          <w:rFonts w:ascii="Arial" w:hAnsi="Arial" w:cs="Arial"/>
                          <w:b w:val="0"/>
                          <w:bCs/>
                          <w:color w:val="auto"/>
                          <w:sz w:val="24"/>
                          <w:szCs w:val="24"/>
                        </w:rPr>
                      </w:pPr>
                      <w:r>
                        <w:rPr>
                          <w:rFonts w:ascii="Arial" w:hAnsi="Arial" w:cs="Arial"/>
                          <w:b w:val="0"/>
                          <w:bCs/>
                          <w:color w:val="auto"/>
                          <w:sz w:val="24"/>
                          <w:szCs w:val="24"/>
                        </w:rPr>
                        <w:t>FROM</w:t>
                      </w:r>
                      <w:r w:rsidRPr="00C6005A">
                        <w:rPr>
                          <w:rFonts w:ascii="Arial" w:hAnsi="Arial" w:cs="Arial"/>
                          <w:b w:val="0"/>
                          <w:bCs/>
                          <w:color w:val="auto"/>
                          <w:sz w:val="24"/>
                          <w:szCs w:val="24"/>
                        </w:rPr>
                        <w:t xml:space="preserve"> OrderDetails as 'odd'</w:t>
                      </w:r>
                    </w:p>
                    <w:p w14:paraId="338B838E" w14:textId="54721684" w:rsidR="00C6005A" w:rsidRPr="00C6005A" w:rsidRDefault="00C6005A" w:rsidP="00C6005A">
                      <w:pPr>
                        <w:spacing w:after="200"/>
                        <w:rPr>
                          <w:rFonts w:ascii="Arial" w:hAnsi="Arial" w:cs="Arial"/>
                          <w:b w:val="0"/>
                          <w:bCs/>
                          <w:color w:val="auto"/>
                          <w:sz w:val="24"/>
                          <w:szCs w:val="24"/>
                        </w:rPr>
                      </w:pPr>
                      <w:r>
                        <w:rPr>
                          <w:rFonts w:ascii="Arial" w:hAnsi="Arial" w:cs="Arial"/>
                          <w:b w:val="0"/>
                          <w:bCs/>
                          <w:color w:val="auto"/>
                          <w:sz w:val="24"/>
                          <w:szCs w:val="24"/>
                        </w:rPr>
                        <w:t>JOIN</w:t>
                      </w:r>
                      <w:r w:rsidRPr="00C6005A">
                        <w:rPr>
                          <w:rFonts w:ascii="Arial" w:hAnsi="Arial" w:cs="Arial"/>
                          <w:b w:val="0"/>
                          <w:bCs/>
                          <w:color w:val="auto"/>
                          <w:sz w:val="24"/>
                          <w:szCs w:val="24"/>
                        </w:rPr>
                        <w:t xml:space="preserve"> Products as 'Prod'</w:t>
                      </w:r>
                    </w:p>
                    <w:p w14:paraId="0A42B056" w14:textId="77777777" w:rsidR="00C6005A" w:rsidRPr="00C6005A" w:rsidRDefault="00C6005A" w:rsidP="00C6005A">
                      <w:pPr>
                        <w:spacing w:after="200"/>
                        <w:rPr>
                          <w:rFonts w:ascii="Arial" w:hAnsi="Arial" w:cs="Arial"/>
                          <w:b w:val="0"/>
                          <w:bCs/>
                          <w:color w:val="auto"/>
                          <w:sz w:val="24"/>
                          <w:szCs w:val="24"/>
                        </w:rPr>
                      </w:pPr>
                      <w:r w:rsidRPr="00C6005A">
                        <w:rPr>
                          <w:rFonts w:ascii="Arial" w:hAnsi="Arial" w:cs="Arial"/>
                          <w:b w:val="0"/>
                          <w:bCs/>
                          <w:color w:val="auto"/>
                          <w:sz w:val="24"/>
                          <w:szCs w:val="24"/>
                        </w:rPr>
                        <w:t>on prod.ProductID=odd.ProductID</w:t>
                      </w:r>
                    </w:p>
                    <w:p w14:paraId="1CB4E4AD" w14:textId="5A8690CB" w:rsidR="00B56E16" w:rsidRPr="00C6005A" w:rsidRDefault="00C6005A" w:rsidP="00C6005A">
                      <w:pPr>
                        <w:pStyle w:val="Content"/>
                        <w:rPr>
                          <w:rFonts w:ascii="Arial" w:hAnsi="Arial" w:cs="Arial"/>
                          <w:bCs/>
                          <w:color w:val="auto"/>
                          <w:sz w:val="24"/>
                          <w:szCs w:val="24"/>
                        </w:rPr>
                      </w:pPr>
                      <w:r w:rsidRPr="00C6005A">
                        <w:rPr>
                          <w:rFonts w:ascii="Arial" w:hAnsi="Arial" w:cs="Arial"/>
                          <w:bCs/>
                          <w:color w:val="auto"/>
                          <w:sz w:val="24"/>
                          <w:szCs w:val="24"/>
                        </w:rPr>
                        <w:t>Where Sales &gt;= 300</w:t>
                      </w:r>
                      <w:r>
                        <w:rPr>
                          <w:rFonts w:ascii="Arial" w:hAnsi="Arial" w:cs="Arial"/>
                          <w:bCs/>
                          <w:color w:val="auto"/>
                          <w:sz w:val="24"/>
                          <w:szCs w:val="24"/>
                        </w:rPr>
                        <w:t>;</w:t>
                      </w:r>
                    </w:p>
                    <w:p w14:paraId="39F9A186" w14:textId="38B67470" w:rsidR="00B56E16" w:rsidRDefault="00B56E16" w:rsidP="00CE0579">
                      <w:pPr>
                        <w:pStyle w:val="Content"/>
                      </w:pPr>
                    </w:p>
                    <w:p w14:paraId="4A9DAF99" w14:textId="1E66624A" w:rsidR="00B56E16" w:rsidRDefault="00B56E16" w:rsidP="00CE0579">
                      <w:pPr>
                        <w:pStyle w:val="Content"/>
                      </w:pPr>
                    </w:p>
                    <w:p w14:paraId="58D58553" w14:textId="1268B632" w:rsidR="00B56E16" w:rsidRDefault="00B56E16" w:rsidP="00CE0579">
                      <w:pPr>
                        <w:pStyle w:val="Content"/>
                      </w:pPr>
                    </w:p>
                    <w:p w14:paraId="56224500" w14:textId="77777777" w:rsidR="00B56E16" w:rsidRDefault="00B56E16" w:rsidP="00CE0579">
                      <w:pPr>
                        <w:pStyle w:val="Content"/>
                      </w:pPr>
                    </w:p>
                  </w:txbxContent>
                </v:textbox>
                <w10:anchorlock/>
              </v:shape>
            </w:pict>
          </mc:Fallback>
        </mc:AlternateContent>
      </w:r>
    </w:p>
    <w:p w14:paraId="565DC971" w14:textId="6705E078" w:rsidR="000A55B5" w:rsidRDefault="000A55B5" w:rsidP="001F0AF0">
      <w:pPr>
        <w:spacing w:after="200"/>
      </w:pPr>
    </w:p>
    <w:p w14:paraId="176AA601" w14:textId="7B68EDB4" w:rsidR="00645F1B" w:rsidRPr="00C6005A" w:rsidRDefault="00C6005A" w:rsidP="00C6005A">
      <w:pPr>
        <w:rPr>
          <w:rFonts w:ascii="Arial" w:hAnsi="Arial" w:cs="Arial"/>
          <w:b w:val="0"/>
          <w:bCs/>
          <w:sz w:val="24"/>
          <w:szCs w:val="24"/>
        </w:rPr>
      </w:pPr>
      <w:r w:rsidRPr="00C6005A">
        <w:rPr>
          <w:rFonts w:ascii="Arial" w:hAnsi="Arial" w:cs="Arial"/>
          <w:b w:val="0"/>
          <w:bCs/>
          <w:sz w:val="24"/>
          <w:szCs w:val="24"/>
        </w:rPr>
        <w:lastRenderedPageBreak/>
        <w:t>10.</w:t>
      </w:r>
    </w:p>
    <w:p w14:paraId="03740BDA" w14:textId="4EB29036" w:rsidR="00C6005A" w:rsidRPr="00C6005A" w:rsidRDefault="00C6005A" w:rsidP="00C6005A">
      <w:pPr>
        <w:rPr>
          <w:rFonts w:ascii="Arial" w:hAnsi="Arial" w:cs="Arial"/>
          <w:b w:val="0"/>
          <w:bCs/>
          <w:sz w:val="24"/>
          <w:szCs w:val="24"/>
        </w:rPr>
      </w:pPr>
      <w:r w:rsidRPr="00C6005A">
        <w:rPr>
          <w:rFonts w:ascii="Arial" w:hAnsi="Arial" w:cs="Arial"/>
          <w:b w:val="0"/>
          <w:bCs/>
          <w:sz w:val="24"/>
          <w:szCs w:val="24"/>
        </w:rPr>
        <w:t>IN</w:t>
      </w:r>
    </w:p>
    <w:p w14:paraId="33533DC9" w14:textId="1B761D84" w:rsidR="00C6005A" w:rsidRPr="00C6005A" w:rsidRDefault="00C6005A" w:rsidP="00C6005A">
      <w:pPr>
        <w:rPr>
          <w:rFonts w:ascii="Arial" w:hAnsi="Arial" w:cs="Arial"/>
          <w:b w:val="0"/>
          <w:bCs/>
          <w:sz w:val="24"/>
          <w:szCs w:val="24"/>
        </w:rPr>
      </w:pPr>
    </w:p>
    <w:p w14:paraId="1D570E19" w14:textId="5A778DC5" w:rsidR="00C6005A" w:rsidRPr="00C6005A" w:rsidRDefault="00C6005A" w:rsidP="00C6005A">
      <w:pPr>
        <w:rPr>
          <w:rFonts w:ascii="Arial" w:hAnsi="Arial" w:cs="Arial"/>
          <w:b w:val="0"/>
          <w:bCs/>
          <w:sz w:val="24"/>
          <w:szCs w:val="24"/>
        </w:rPr>
      </w:pPr>
      <w:r w:rsidRPr="00C6005A">
        <w:rPr>
          <w:rFonts w:ascii="Arial" w:hAnsi="Arial" w:cs="Arial"/>
          <w:b w:val="0"/>
          <w:bCs/>
          <w:sz w:val="24"/>
          <w:szCs w:val="24"/>
        </w:rPr>
        <w:t xml:space="preserve">11. </w:t>
      </w:r>
    </w:p>
    <w:p w14:paraId="3786AAEA" w14:textId="425F676C" w:rsidR="00C6005A" w:rsidRPr="00C6005A" w:rsidRDefault="00C6005A" w:rsidP="00C6005A">
      <w:pPr>
        <w:rPr>
          <w:rFonts w:ascii="Arial" w:hAnsi="Arial" w:cs="Arial"/>
          <w:b w:val="0"/>
          <w:bCs/>
          <w:sz w:val="24"/>
          <w:szCs w:val="24"/>
        </w:rPr>
      </w:pPr>
      <w:r w:rsidRPr="00C6005A">
        <w:rPr>
          <w:rFonts w:ascii="Arial" w:hAnsi="Arial" w:cs="Arial"/>
          <w:b w:val="0"/>
          <w:bCs/>
          <w:sz w:val="24"/>
          <w:szCs w:val="24"/>
        </w:rPr>
        <w:t>Case Statement</w:t>
      </w:r>
    </w:p>
    <w:p w14:paraId="716F2836" w14:textId="77777777" w:rsidR="00645F1B" w:rsidRPr="00C6005A" w:rsidRDefault="00645F1B" w:rsidP="00645F1B">
      <w:pPr>
        <w:rPr>
          <w:rFonts w:ascii="Arial" w:hAnsi="Arial" w:cs="Arial"/>
          <w:b w:val="0"/>
          <w:bCs/>
          <w:sz w:val="24"/>
          <w:szCs w:val="24"/>
        </w:rPr>
      </w:pPr>
    </w:p>
    <w:p w14:paraId="50669421" w14:textId="729121FF" w:rsidR="00645F1B" w:rsidRPr="00C6005A" w:rsidRDefault="00C6005A" w:rsidP="00645F1B">
      <w:pPr>
        <w:rPr>
          <w:rFonts w:ascii="Arial" w:hAnsi="Arial" w:cs="Arial"/>
          <w:b w:val="0"/>
          <w:bCs/>
          <w:sz w:val="24"/>
          <w:szCs w:val="24"/>
        </w:rPr>
      </w:pPr>
      <w:r w:rsidRPr="00C6005A">
        <w:rPr>
          <w:rFonts w:ascii="Arial" w:hAnsi="Arial" w:cs="Arial"/>
          <w:b w:val="0"/>
          <w:bCs/>
          <w:sz w:val="24"/>
          <w:szCs w:val="24"/>
        </w:rPr>
        <w:t>12.</w:t>
      </w:r>
    </w:p>
    <w:p w14:paraId="44D223A8" w14:textId="05130288" w:rsidR="00C6005A" w:rsidRPr="00C6005A" w:rsidRDefault="00C6005A" w:rsidP="00645F1B">
      <w:pPr>
        <w:rPr>
          <w:rFonts w:ascii="Arial" w:hAnsi="Arial" w:cs="Arial"/>
          <w:b w:val="0"/>
          <w:bCs/>
          <w:sz w:val="24"/>
          <w:szCs w:val="24"/>
        </w:rPr>
      </w:pPr>
      <w:r w:rsidRPr="00C6005A">
        <w:rPr>
          <w:rFonts w:ascii="Arial" w:hAnsi="Arial" w:cs="Arial"/>
          <w:b w:val="0"/>
          <w:bCs/>
          <w:sz w:val="24"/>
          <w:szCs w:val="24"/>
        </w:rPr>
        <w:t>Avoid Duplicate</w:t>
      </w:r>
    </w:p>
    <w:p w14:paraId="1242A6F5" w14:textId="3CE10D1C" w:rsidR="00C6005A" w:rsidRPr="00C6005A" w:rsidRDefault="00C6005A" w:rsidP="00C6005A">
      <w:pPr>
        <w:suppressAutoHyphens/>
        <w:autoSpaceDN w:val="0"/>
        <w:spacing w:after="160" w:line="256" w:lineRule="auto"/>
        <w:rPr>
          <w:rFonts w:ascii="Arial" w:hAnsi="Arial" w:cs="Arial"/>
          <w:b w:val="0"/>
          <w:bCs/>
          <w:sz w:val="24"/>
          <w:szCs w:val="24"/>
        </w:rPr>
      </w:pPr>
    </w:p>
    <w:p w14:paraId="20C0B1AE" w14:textId="747B1EEB" w:rsidR="00C6005A" w:rsidRPr="00C6005A" w:rsidRDefault="00C6005A" w:rsidP="00C6005A">
      <w:pPr>
        <w:suppressAutoHyphens/>
        <w:autoSpaceDN w:val="0"/>
        <w:spacing w:after="160" w:line="256" w:lineRule="auto"/>
        <w:rPr>
          <w:rFonts w:ascii="Arial" w:hAnsi="Arial" w:cs="Arial"/>
          <w:b w:val="0"/>
          <w:bCs/>
          <w:sz w:val="24"/>
          <w:szCs w:val="24"/>
        </w:rPr>
      </w:pPr>
      <w:r w:rsidRPr="00C6005A">
        <w:rPr>
          <w:rFonts w:ascii="Arial" w:hAnsi="Arial" w:cs="Arial"/>
          <w:b w:val="0"/>
          <w:bCs/>
          <w:sz w:val="24"/>
          <w:szCs w:val="24"/>
        </w:rPr>
        <w:t xml:space="preserve">13. </w:t>
      </w:r>
    </w:p>
    <w:p w14:paraId="325E0DB1" w14:textId="3E0C9D07" w:rsidR="00C6005A" w:rsidRPr="00C6005A" w:rsidRDefault="00C6005A" w:rsidP="00C6005A">
      <w:pPr>
        <w:suppressAutoHyphens/>
        <w:autoSpaceDN w:val="0"/>
        <w:spacing w:after="160" w:line="256" w:lineRule="auto"/>
        <w:rPr>
          <w:rFonts w:ascii="Arial" w:hAnsi="Arial" w:cs="Arial"/>
          <w:b w:val="0"/>
          <w:bCs/>
          <w:sz w:val="24"/>
          <w:szCs w:val="24"/>
        </w:rPr>
      </w:pPr>
      <w:r w:rsidRPr="00C6005A">
        <w:rPr>
          <w:rFonts w:ascii="Arial" w:hAnsi="Arial" w:cs="Arial"/>
          <w:b w:val="0"/>
          <w:bCs/>
          <w:sz w:val="24"/>
          <w:szCs w:val="24"/>
        </w:rPr>
        <w:t>Order By</w:t>
      </w:r>
    </w:p>
    <w:p w14:paraId="4BD02886" w14:textId="77777777" w:rsidR="00645F1B" w:rsidRPr="00C6005A" w:rsidRDefault="00645F1B" w:rsidP="00645F1B">
      <w:pPr>
        <w:pStyle w:val="ListParagraph"/>
        <w:rPr>
          <w:rFonts w:ascii="Arial" w:hAnsi="Arial" w:cs="Arial"/>
          <w:b w:val="0"/>
          <w:bCs/>
          <w:sz w:val="24"/>
          <w:szCs w:val="24"/>
        </w:rPr>
      </w:pPr>
    </w:p>
    <w:p w14:paraId="0BAF6776" w14:textId="77777777" w:rsidR="00645F1B" w:rsidRPr="00C6005A" w:rsidRDefault="00645F1B" w:rsidP="00645F1B">
      <w:pPr>
        <w:rPr>
          <w:rFonts w:ascii="Arial" w:hAnsi="Arial" w:cs="Arial"/>
          <w:b w:val="0"/>
          <w:bCs/>
          <w:sz w:val="24"/>
          <w:szCs w:val="24"/>
        </w:rPr>
      </w:pPr>
    </w:p>
    <w:p w14:paraId="06ABE5DF" w14:textId="3203E135" w:rsidR="00645F1B" w:rsidRPr="00C6005A" w:rsidRDefault="00C6005A" w:rsidP="00645F1B">
      <w:pPr>
        <w:rPr>
          <w:rFonts w:ascii="Arial" w:hAnsi="Arial" w:cs="Arial"/>
          <w:b w:val="0"/>
          <w:bCs/>
          <w:sz w:val="24"/>
          <w:szCs w:val="24"/>
        </w:rPr>
      </w:pPr>
      <w:r w:rsidRPr="00C6005A">
        <w:rPr>
          <w:rFonts w:ascii="Arial" w:hAnsi="Arial" w:cs="Arial"/>
          <w:b w:val="0"/>
          <w:bCs/>
          <w:sz w:val="24"/>
          <w:szCs w:val="24"/>
        </w:rPr>
        <w:t>14.</w:t>
      </w:r>
    </w:p>
    <w:p w14:paraId="59E36F5E" w14:textId="7D571F9D" w:rsidR="00C6005A" w:rsidRPr="00C6005A" w:rsidRDefault="00C6005A" w:rsidP="00645F1B">
      <w:pPr>
        <w:rPr>
          <w:rFonts w:ascii="Arial" w:hAnsi="Arial" w:cs="Arial"/>
          <w:b w:val="0"/>
          <w:bCs/>
          <w:sz w:val="24"/>
          <w:szCs w:val="24"/>
        </w:rPr>
      </w:pPr>
      <w:r w:rsidRPr="00C6005A">
        <w:rPr>
          <w:rFonts w:ascii="Arial" w:hAnsi="Arial" w:cs="Arial"/>
          <w:b w:val="0"/>
          <w:bCs/>
          <w:sz w:val="24"/>
          <w:szCs w:val="24"/>
        </w:rPr>
        <w:t>LIKE</w:t>
      </w:r>
    </w:p>
    <w:p w14:paraId="0B9E4048" w14:textId="77777777" w:rsidR="00645F1B" w:rsidRPr="00C6005A" w:rsidRDefault="00645F1B" w:rsidP="00645F1B">
      <w:pPr>
        <w:rPr>
          <w:rFonts w:ascii="Arial" w:hAnsi="Arial" w:cs="Arial"/>
          <w:b w:val="0"/>
          <w:bCs/>
          <w:sz w:val="24"/>
          <w:szCs w:val="24"/>
        </w:rPr>
      </w:pPr>
    </w:p>
    <w:p w14:paraId="08191E23" w14:textId="77777777" w:rsidR="00645F1B" w:rsidRPr="00C6005A" w:rsidRDefault="00645F1B" w:rsidP="00645F1B">
      <w:pPr>
        <w:rPr>
          <w:rFonts w:ascii="Arial" w:hAnsi="Arial" w:cs="Arial"/>
          <w:b w:val="0"/>
          <w:bCs/>
          <w:sz w:val="24"/>
          <w:szCs w:val="24"/>
        </w:rPr>
      </w:pPr>
    </w:p>
    <w:p w14:paraId="46A5C7A2" w14:textId="77777777" w:rsidR="00645F1B" w:rsidRPr="00C6005A" w:rsidRDefault="00645F1B" w:rsidP="00645F1B">
      <w:pPr>
        <w:rPr>
          <w:rFonts w:ascii="Arial" w:hAnsi="Arial" w:cs="Arial"/>
          <w:b w:val="0"/>
          <w:bCs/>
          <w:sz w:val="24"/>
          <w:szCs w:val="24"/>
        </w:rPr>
      </w:pPr>
    </w:p>
    <w:p w14:paraId="60E85E0D" w14:textId="77777777" w:rsidR="00645F1B" w:rsidRPr="00C6005A" w:rsidRDefault="00645F1B" w:rsidP="00645F1B">
      <w:pPr>
        <w:rPr>
          <w:rFonts w:ascii="Arial" w:hAnsi="Arial" w:cs="Arial"/>
          <w:b w:val="0"/>
          <w:bCs/>
          <w:sz w:val="24"/>
          <w:szCs w:val="24"/>
        </w:rPr>
      </w:pPr>
    </w:p>
    <w:p w14:paraId="4D6D0E82" w14:textId="77777777" w:rsidR="00645F1B" w:rsidRPr="00C6005A" w:rsidRDefault="00645F1B" w:rsidP="00645F1B">
      <w:pPr>
        <w:rPr>
          <w:rFonts w:ascii="Arial" w:hAnsi="Arial" w:cs="Arial"/>
          <w:b w:val="0"/>
          <w:bCs/>
          <w:sz w:val="24"/>
          <w:szCs w:val="24"/>
        </w:rPr>
      </w:pPr>
    </w:p>
    <w:p w14:paraId="6BD27FBE" w14:textId="77777777" w:rsidR="00645F1B" w:rsidRPr="00C6005A" w:rsidRDefault="00645F1B" w:rsidP="00645F1B">
      <w:pPr>
        <w:rPr>
          <w:rFonts w:ascii="Arial" w:hAnsi="Arial" w:cs="Arial"/>
          <w:b w:val="0"/>
          <w:bCs/>
          <w:sz w:val="24"/>
          <w:szCs w:val="24"/>
        </w:rPr>
      </w:pPr>
    </w:p>
    <w:p w14:paraId="057B9928" w14:textId="77777777" w:rsidR="00645F1B" w:rsidRPr="00C6005A" w:rsidRDefault="00645F1B" w:rsidP="00645F1B">
      <w:pPr>
        <w:rPr>
          <w:rFonts w:ascii="Arial" w:hAnsi="Arial" w:cs="Arial"/>
          <w:b w:val="0"/>
          <w:bCs/>
          <w:sz w:val="24"/>
          <w:szCs w:val="24"/>
        </w:rPr>
      </w:pPr>
    </w:p>
    <w:p w14:paraId="71AF5431" w14:textId="77777777" w:rsidR="00645F1B" w:rsidRPr="00C6005A" w:rsidRDefault="00645F1B" w:rsidP="00645F1B">
      <w:pPr>
        <w:rPr>
          <w:rFonts w:ascii="Arial" w:hAnsi="Arial" w:cs="Arial"/>
          <w:b w:val="0"/>
          <w:bCs/>
          <w:sz w:val="24"/>
          <w:szCs w:val="24"/>
        </w:rPr>
      </w:pPr>
    </w:p>
    <w:p w14:paraId="6E3DD2A2" w14:textId="77777777" w:rsidR="00645F1B" w:rsidRPr="00C6005A" w:rsidRDefault="00645F1B" w:rsidP="00645F1B">
      <w:pPr>
        <w:rPr>
          <w:rFonts w:ascii="Arial" w:hAnsi="Arial" w:cs="Arial"/>
          <w:b w:val="0"/>
          <w:bCs/>
          <w:sz w:val="24"/>
          <w:szCs w:val="24"/>
        </w:rPr>
      </w:pPr>
    </w:p>
    <w:p w14:paraId="54C6945A" w14:textId="77777777" w:rsidR="00645F1B" w:rsidRPr="00C6005A" w:rsidRDefault="00645F1B" w:rsidP="00645F1B">
      <w:pPr>
        <w:rPr>
          <w:rFonts w:ascii="Arial" w:hAnsi="Arial" w:cs="Arial"/>
          <w:b w:val="0"/>
          <w:bCs/>
          <w:sz w:val="24"/>
          <w:szCs w:val="24"/>
        </w:rPr>
      </w:pPr>
    </w:p>
    <w:p w14:paraId="61361224" w14:textId="77777777" w:rsidR="00645F1B" w:rsidRPr="00C6005A" w:rsidRDefault="00645F1B" w:rsidP="00645F1B">
      <w:pPr>
        <w:rPr>
          <w:rFonts w:ascii="Arial" w:hAnsi="Arial" w:cs="Arial"/>
          <w:b w:val="0"/>
          <w:bCs/>
          <w:sz w:val="24"/>
          <w:szCs w:val="24"/>
        </w:rPr>
      </w:pPr>
    </w:p>
    <w:p w14:paraId="7262D9EC" w14:textId="77777777" w:rsidR="00645F1B" w:rsidRPr="00C6005A" w:rsidRDefault="00645F1B" w:rsidP="00645F1B">
      <w:pPr>
        <w:rPr>
          <w:rFonts w:ascii="Arial" w:hAnsi="Arial" w:cs="Arial"/>
          <w:b w:val="0"/>
          <w:bCs/>
          <w:sz w:val="24"/>
          <w:szCs w:val="24"/>
        </w:rPr>
      </w:pPr>
    </w:p>
    <w:p w14:paraId="554F33AF" w14:textId="77777777" w:rsidR="00645F1B" w:rsidRPr="00CA44AF" w:rsidRDefault="00645F1B" w:rsidP="00645F1B">
      <w:pPr>
        <w:rPr>
          <w:sz w:val="32"/>
          <w:szCs w:val="32"/>
        </w:rPr>
      </w:pPr>
    </w:p>
    <w:p w14:paraId="5A7EB1A4" w14:textId="77777777" w:rsidR="00645F1B" w:rsidRPr="00CA44AF" w:rsidRDefault="00645F1B" w:rsidP="00645F1B">
      <w:pPr>
        <w:rPr>
          <w:sz w:val="32"/>
          <w:szCs w:val="32"/>
        </w:rPr>
      </w:pPr>
    </w:p>
    <w:p w14:paraId="4971BE17" w14:textId="77777777" w:rsidR="00645F1B" w:rsidRPr="00CA44AF" w:rsidRDefault="00645F1B" w:rsidP="00645F1B">
      <w:pPr>
        <w:rPr>
          <w:sz w:val="32"/>
          <w:szCs w:val="32"/>
        </w:rPr>
      </w:pPr>
    </w:p>
    <w:p w14:paraId="74EA9913" w14:textId="77777777" w:rsidR="00645F1B" w:rsidRDefault="00645F1B" w:rsidP="001F0AF0">
      <w:pPr>
        <w:spacing w:after="200"/>
      </w:pPr>
    </w:p>
    <w:sectPr w:rsidR="00645F1B" w:rsidSect="007C7473">
      <w:headerReference w:type="even" r:id="rId92"/>
      <w:headerReference w:type="default" r:id="rId93"/>
      <w:footerReference w:type="even" r:id="rId94"/>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4CA21" w14:textId="77777777" w:rsidR="00B9022B" w:rsidRDefault="00B9022B" w:rsidP="007057F4">
      <w:r>
        <w:separator/>
      </w:r>
    </w:p>
  </w:endnote>
  <w:endnote w:type="continuationSeparator" w:id="0">
    <w:p w14:paraId="10169998" w14:textId="77777777" w:rsidR="00B9022B" w:rsidRDefault="00B9022B" w:rsidP="007057F4">
      <w:r>
        <w:continuationSeparator/>
      </w:r>
    </w:p>
  </w:endnote>
  <w:endnote w:type="continuationNotice" w:id="1">
    <w:p w14:paraId="31A93F0C" w14:textId="77777777" w:rsidR="00B9022B" w:rsidRDefault="00B9022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3F9AB" w14:textId="77777777" w:rsidR="00136006" w:rsidRDefault="00000000" w:rsidP="007057F4">
    <w:pPr>
      <w:pStyle w:val="Footer"/>
    </w:pPr>
    <w:sdt>
      <w:sdtPr>
        <w:rPr>
          <w:rFonts w:asciiTheme="majorHAnsi" w:eastAsiaTheme="majorEastAsia" w:hAnsiTheme="majorHAnsi" w:cstheme="majorBidi"/>
        </w:rPr>
        <w:id w:val="306900621"/>
        <w:placeholder>
          <w:docPart w:val="84AC9FA257D548CEB58E890065FBF7AF"/>
        </w:placeholder>
        <w:temporary/>
        <w:showingPlcHdr/>
      </w:sdtPr>
      <w:sdtContent>
        <w:r w:rsidR="00F45884">
          <w:t>Title</w:t>
        </w:r>
      </w:sdtContent>
    </w:sdt>
    <w:r w:rsidR="0049185C">
      <w:rPr>
        <w:rFonts w:asciiTheme="majorHAnsi" w:eastAsiaTheme="majorEastAsia" w:hAnsiTheme="majorHAnsi" w:cstheme="majorBidi"/>
      </w:rPr>
      <w:ptab w:relativeTo="margin" w:alignment="right" w:leader="none"/>
    </w:r>
    <w:r w:rsidR="0049185C">
      <w:rPr>
        <w:rFonts w:asciiTheme="majorHAnsi" w:eastAsiaTheme="majorEastAsia" w:hAnsiTheme="majorHAnsi" w:cstheme="majorBidi"/>
      </w:rPr>
      <w:t xml:space="preserve">Page </w:t>
    </w:r>
    <w:r w:rsidR="0049185C">
      <w:fldChar w:fldCharType="begin"/>
    </w:r>
    <w:r w:rsidR="0049185C">
      <w:instrText xml:space="preserve"> PAGE   \* MERGEFORMAT </w:instrText>
    </w:r>
    <w:r w:rsidR="0049185C">
      <w:fldChar w:fldCharType="separate"/>
    </w:r>
    <w:r w:rsidR="0049185C">
      <w:rPr>
        <w:rFonts w:asciiTheme="majorHAnsi" w:eastAsiaTheme="majorEastAsia" w:hAnsiTheme="majorHAnsi" w:cstheme="majorBidi"/>
        <w:noProof/>
      </w:rPr>
      <w:t>4</w:t>
    </w:r>
    <w:r w:rsidR="0049185C">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805B0" w14:textId="77777777" w:rsidR="00B9022B" w:rsidRDefault="00B9022B" w:rsidP="007057F4">
      <w:r>
        <w:separator/>
      </w:r>
    </w:p>
  </w:footnote>
  <w:footnote w:type="continuationSeparator" w:id="0">
    <w:p w14:paraId="64857A0C" w14:textId="77777777" w:rsidR="00B9022B" w:rsidRDefault="00B9022B" w:rsidP="007057F4">
      <w:r>
        <w:continuationSeparator/>
      </w:r>
    </w:p>
  </w:footnote>
  <w:footnote w:type="continuationNotice" w:id="1">
    <w:p w14:paraId="1E367CAB" w14:textId="77777777" w:rsidR="00B9022B" w:rsidRDefault="00B9022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ED5F1" w14:textId="77777777" w:rsidR="00136006" w:rsidRDefault="0049185C" w:rsidP="007057F4">
    <w:pPr>
      <w:pStyle w:val="Header"/>
    </w:pPr>
    <w:r>
      <w:t>Adventure Works Marketing Plan</w:t>
    </w:r>
  </w:p>
  <w:p w14:paraId="51B240F0" w14:textId="77777777" w:rsidR="00136006" w:rsidRDefault="0013600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14:paraId="45D50616" w14:textId="77777777" w:rsidTr="007057F4">
      <w:trPr>
        <w:trHeight w:val="1712"/>
      </w:trPr>
      <w:tc>
        <w:tcPr>
          <w:tcW w:w="12311" w:type="dxa"/>
          <w:tcBorders>
            <w:top w:val="nil"/>
            <w:left w:val="nil"/>
            <w:bottom w:val="nil"/>
            <w:right w:val="nil"/>
          </w:tcBorders>
        </w:tcPr>
        <w:p w14:paraId="38A24F9D" w14:textId="01C7E68B" w:rsidR="007057F4" w:rsidRDefault="000E439F" w:rsidP="00C6005A">
          <w:pPr>
            <w:pStyle w:val="Header"/>
            <w:jc w:val="left"/>
          </w:pPr>
          <w:r>
            <w:rPr>
              <w:noProof/>
            </w:rPr>
            <mc:AlternateContent>
              <mc:Choice Requires="wps">
                <w:drawing>
                  <wp:anchor distT="0" distB="0" distL="114300" distR="114300" simplePos="0" relativeHeight="251731456" behindDoc="0" locked="0" layoutInCell="1" allowOverlap="1" wp14:anchorId="6B930E02" wp14:editId="63E4015C">
                    <wp:simplePos x="0" y="0"/>
                    <wp:positionH relativeFrom="column">
                      <wp:posOffset>327660</wp:posOffset>
                    </wp:positionH>
                    <wp:positionV relativeFrom="paragraph">
                      <wp:posOffset>276860</wp:posOffset>
                    </wp:positionV>
                    <wp:extent cx="2665926" cy="463639"/>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665926" cy="463639"/>
                            </a:xfrm>
                            <a:prstGeom prst="rect">
                              <a:avLst/>
                            </a:prstGeom>
                            <a:noFill/>
                            <a:ln w="6350">
                              <a:noFill/>
                            </a:ln>
                          </wps:spPr>
                          <wps:txbx>
                            <w:txbxContent>
                              <w:p w14:paraId="40FDBAC1" w14:textId="51A49EBB" w:rsidR="000E439F" w:rsidRPr="00B02132" w:rsidRDefault="000E439F">
                                <w:pPr>
                                  <w:rPr>
                                    <w:rFonts w:ascii="Arial" w:hAnsi="Arial" w:cs="Arial"/>
                                    <w:sz w:val="32"/>
                                    <w:szCs w:val="32"/>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B930E02" id="_x0000_t202" coordsize="21600,21600" o:spt="202" path="m,l,21600r21600,l21600,xe">
                    <v:stroke joinstyle="miter"/>
                    <v:path gradientshapeok="t" o:connecttype="rect"/>
                  </v:shapetype>
                  <v:shape id="Text Box 46" o:spid="_x0000_s1049" type="#_x0000_t202" style="position:absolute;margin-left:25.8pt;margin-top:21.8pt;width:209.9pt;height:36.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" filled="f" stroked="f" strokeweight=".5pt">
                    <v:textbox>
                      <w:txbxContent>
                        <w:p w14:paraId="40FDBAC1" w14:textId="51A49EBB" w:rsidR="000E439F" w:rsidRPr="00B02132" w:rsidRDefault="000E439F">
                          <w:pPr>
                            <w:rPr>
                              <w:rFonts w:ascii="Arial" w:hAnsi="Arial" w:cs="Arial"/>
                              <w:sz w:val="32"/>
                              <w:szCs w:val="32"/>
                              <w:lang w:val="en-GB"/>
                            </w:rPr>
                          </w:pPr>
                        </w:p>
                      </w:txbxContent>
                    </v:textbox>
                  </v:shape>
                </w:pict>
              </mc:Fallback>
            </mc:AlternateContent>
          </w:r>
          <w:r w:rsidR="004F2231">
            <w:rPr>
              <w:noProof/>
            </w:rPr>
            <mc:AlternateContent>
              <mc:Choice Requires="wps">
                <w:drawing>
                  <wp:anchor distT="0" distB="0" distL="114300" distR="114300" simplePos="0" relativeHeight="251649536" behindDoc="0" locked="0" layoutInCell="1" allowOverlap="1" wp14:anchorId="7A3DDCB2" wp14:editId="3248A4EE">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2F514265" w14:textId="77777777"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63939">
                                  <w:rPr>
                                    <w:noProof/>
                                    <w:sz w:val="32"/>
                                  </w:rPr>
                                  <w:t>1</w:t>
                                </w:r>
                                <w:r w:rsidRPr="004F2231">
                                  <w:rPr>
                                    <w:sz w:val="32"/>
                                  </w:rPr>
                                  <w:fldChar w:fldCharType="end"/>
                                </w:r>
                              </w:p>
                              <w:p w14:paraId="5B6CDE1A" w14:textId="77777777"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3DDCB2" id="Text Box 21" o:spid="_x0000_s1050" type="#_x0000_t202" style="position:absolute;margin-left:560.5pt;margin-top:19.1pt;width:61.3pt;height:23.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" filled="f" stroked="f" strokeweight=".5pt">
                    <v:textbox>
                      <w:txbxContent>
                        <w:p w14:paraId="2F514265" w14:textId="77777777"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63939">
                            <w:rPr>
                              <w:noProof/>
                              <w:sz w:val="32"/>
                            </w:rPr>
                            <w:t>1</w:t>
                          </w:r>
                          <w:r w:rsidRPr="004F2231">
                            <w:rPr>
                              <w:sz w:val="32"/>
                            </w:rPr>
                            <w:fldChar w:fldCharType="end"/>
                          </w:r>
                        </w:p>
                        <w:p w14:paraId="5B6CDE1A" w14:textId="77777777" w:rsidR="004F2231" w:rsidRPr="004F2231" w:rsidRDefault="004F2231" w:rsidP="004F2231">
                          <w:pPr>
                            <w:rPr>
                              <w:sz w:val="32"/>
                            </w:rPr>
                          </w:pPr>
                        </w:p>
                      </w:txbxContent>
                    </v:textbox>
                  </v:shape>
                </w:pict>
              </mc:Fallback>
            </mc:AlternateContent>
          </w:r>
          <w:r w:rsidR="007057F4">
            <w:rPr>
              <w:noProof/>
            </w:rPr>
            <mc:AlternateContent>
              <mc:Choice Requires="wpg">
                <w:drawing>
                  <wp:inline distT="0" distB="0" distL="0" distR="0" wp14:anchorId="27EC1980" wp14:editId="7309DF50">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119671"/>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512234" y="-119671"/>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090F7DBD" id="Group 20" o:spid="_x0000_s1026" alt="colored rectangle header" style="width:632.7pt;height:121.35pt;mso-position-horizontal-relative:char;mso-position-vertical-relative:line" coordorigin=",-1196"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">
                      <v:imagedata r:id="rId7" o:title="colored rectangle"/>
                    </v:shape>
                    <v:shape id="Graphic 16" o:spid="_x0000_s1028" type="#_x0000_t75" alt="colored rectangle" style="position:absolute;left:35122;top:-1196;width:10503;height:15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&#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">
                      <v:imagedata r:id="rId9" o:title="gray rectangle"/>
                    </v:shape>
                    <w10:anchorlock/>
                  </v:group>
                </w:pict>
              </mc:Fallback>
            </mc:AlternateContent>
          </w:r>
        </w:p>
      </w:tc>
    </w:tr>
  </w:tbl>
  <w:p w14:paraId="185761D8" w14:textId="77777777" w:rsidR="007057F4" w:rsidRDefault="007057F4" w:rsidP="007057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2984"/>
    <w:multiLevelType w:val="multilevel"/>
    <w:tmpl w:val="B850537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4C205F"/>
    <w:multiLevelType w:val="hybridMultilevel"/>
    <w:tmpl w:val="25F8DF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CE7A29"/>
    <w:multiLevelType w:val="hybridMultilevel"/>
    <w:tmpl w:val="B4B048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1F027E"/>
    <w:multiLevelType w:val="multilevel"/>
    <w:tmpl w:val="E1368DEA"/>
    <w:lvl w:ilvl="0">
      <w:start w:val="1"/>
      <w:numFmt w:val="decimal"/>
      <w:lvlText w:val="%1."/>
      <w:lvlJc w:val="left"/>
      <w:pPr>
        <w:ind w:left="1080" w:hanging="360"/>
      </w:pPr>
      <w:rPr>
        <w:rFonts w:hint="default"/>
      </w:rPr>
    </w:lvl>
    <w:lvl w:ilvl="1">
      <w:start w:val="1"/>
      <w:numFmt w:val="decimal"/>
      <w:isLgl/>
      <w:lvlText w:val="%1.%2"/>
      <w:lvlJc w:val="left"/>
      <w:pPr>
        <w:ind w:left="1476" w:hanging="396"/>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4" w15:restartNumberingAfterBreak="0">
    <w:nsid w:val="21404EAB"/>
    <w:multiLevelType w:val="hybridMultilevel"/>
    <w:tmpl w:val="C6040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DE4582"/>
    <w:multiLevelType w:val="hybridMultilevel"/>
    <w:tmpl w:val="BCB05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A66080"/>
    <w:multiLevelType w:val="multilevel"/>
    <w:tmpl w:val="A38CC0A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ADC6BDD"/>
    <w:multiLevelType w:val="multilevel"/>
    <w:tmpl w:val="105860AA"/>
    <w:lvl w:ilvl="0">
      <w:start w:val="1"/>
      <w:numFmt w:val="decimal"/>
      <w:lvlText w:val="%1."/>
      <w:lvlJc w:val="left"/>
      <w:pPr>
        <w:ind w:left="720" w:hanging="360"/>
      </w:pPr>
      <w:rPr>
        <w:rFonts w:hint="default"/>
      </w:rPr>
    </w:lvl>
    <w:lvl w:ilvl="1">
      <w:start w:val="1"/>
      <w:numFmt w:val="decimal"/>
      <w:isLgl/>
      <w:lvlText w:val="%1.%2"/>
      <w:lvlJc w:val="left"/>
      <w:pPr>
        <w:ind w:left="1188" w:hanging="468"/>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B3B2C9F"/>
    <w:multiLevelType w:val="hybridMultilevel"/>
    <w:tmpl w:val="F20C4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005005"/>
    <w:multiLevelType w:val="multilevel"/>
    <w:tmpl w:val="14EC1FA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5B639C8"/>
    <w:multiLevelType w:val="hybridMultilevel"/>
    <w:tmpl w:val="07688118"/>
    <w:lvl w:ilvl="0" w:tplc="E8F6B65A">
      <w:start w:val="1"/>
      <w:numFmt w:val="decimal"/>
      <w:lvlText w:val="%1."/>
      <w:lvlJc w:val="left"/>
      <w:pPr>
        <w:ind w:left="927" w:hanging="360"/>
      </w:pPr>
      <w:rPr>
        <w:rFonts w:ascii="Arial" w:hAnsi="Arial" w:cs="Arial"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ED06BB8"/>
    <w:multiLevelType w:val="hybridMultilevel"/>
    <w:tmpl w:val="79C630F8"/>
    <w:lvl w:ilvl="0" w:tplc="315E4F4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006625E"/>
    <w:multiLevelType w:val="hybridMultilevel"/>
    <w:tmpl w:val="6434A694"/>
    <w:lvl w:ilvl="0" w:tplc="94B6A18E">
      <w:start w:val="4"/>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454C45D6"/>
    <w:multiLevelType w:val="hybridMultilevel"/>
    <w:tmpl w:val="ED8CC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26240E5"/>
    <w:multiLevelType w:val="hybridMultilevel"/>
    <w:tmpl w:val="DCFEADB2"/>
    <w:lvl w:ilvl="0" w:tplc="21E6E29E">
      <w:start w:val="1"/>
      <w:numFmt w:val="bullet"/>
      <w:pStyle w:val="ListBullet"/>
      <w:lvlText w:val=""/>
      <w:lvlJc w:val="left"/>
      <w:pPr>
        <w:ind w:left="502"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9DE69DC"/>
    <w:multiLevelType w:val="hybridMultilevel"/>
    <w:tmpl w:val="BEA40A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5F244086"/>
    <w:multiLevelType w:val="hybridMultilevel"/>
    <w:tmpl w:val="E98C3D0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10011C2"/>
    <w:multiLevelType w:val="hybridMultilevel"/>
    <w:tmpl w:val="EA2C32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47E000C"/>
    <w:multiLevelType w:val="hybridMultilevel"/>
    <w:tmpl w:val="F95AA084"/>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59C5B86"/>
    <w:multiLevelType w:val="hybridMultilevel"/>
    <w:tmpl w:val="B1103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D1B0639"/>
    <w:multiLevelType w:val="multilevel"/>
    <w:tmpl w:val="F76C7D4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E811E07"/>
    <w:multiLevelType w:val="hybridMultilevel"/>
    <w:tmpl w:val="785494C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6D4597"/>
    <w:multiLevelType w:val="hybridMultilevel"/>
    <w:tmpl w:val="E1DEA7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65D0F3E"/>
    <w:multiLevelType w:val="hybridMultilevel"/>
    <w:tmpl w:val="2B12D0B8"/>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74610FA"/>
    <w:multiLevelType w:val="multilevel"/>
    <w:tmpl w:val="F348B67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26" w15:restartNumberingAfterBreak="0">
    <w:nsid w:val="7CBD335E"/>
    <w:multiLevelType w:val="multilevel"/>
    <w:tmpl w:val="8F54F758"/>
    <w:lvl w:ilvl="0">
      <w:start w:val="1"/>
      <w:numFmt w:val="decimal"/>
      <w:lvlText w:val="%1"/>
      <w:lvlJc w:val="left"/>
      <w:pPr>
        <w:ind w:left="396" w:hanging="396"/>
      </w:pPr>
      <w:rPr>
        <w:rFonts w:hint="default"/>
      </w:rPr>
    </w:lvl>
    <w:lvl w:ilvl="1">
      <w:start w:val="1"/>
      <w:numFmt w:val="decimal"/>
      <w:lvlText w:val="%1.%2"/>
      <w:lvlJc w:val="left"/>
      <w:pPr>
        <w:ind w:left="1116" w:hanging="39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16cid:durableId="669597243">
    <w:abstractNumId w:val="25"/>
  </w:num>
  <w:num w:numId="2" w16cid:durableId="2063944343">
    <w:abstractNumId w:val="14"/>
  </w:num>
  <w:num w:numId="3" w16cid:durableId="663553452">
    <w:abstractNumId w:val="15"/>
  </w:num>
  <w:num w:numId="4" w16cid:durableId="367995245">
    <w:abstractNumId w:val="10"/>
  </w:num>
  <w:num w:numId="5" w16cid:durableId="677076175">
    <w:abstractNumId w:val="13"/>
  </w:num>
  <w:num w:numId="6" w16cid:durableId="1303466376">
    <w:abstractNumId w:val="4"/>
  </w:num>
  <w:num w:numId="7" w16cid:durableId="242372902">
    <w:abstractNumId w:val="17"/>
  </w:num>
  <w:num w:numId="8" w16cid:durableId="1771050189">
    <w:abstractNumId w:val="8"/>
  </w:num>
  <w:num w:numId="9" w16cid:durableId="2139912814">
    <w:abstractNumId w:val="5"/>
  </w:num>
  <w:num w:numId="10" w16cid:durableId="862018677">
    <w:abstractNumId w:val="21"/>
  </w:num>
  <w:num w:numId="11" w16cid:durableId="1824076493">
    <w:abstractNumId w:val="7"/>
  </w:num>
  <w:num w:numId="12" w16cid:durableId="1968587319">
    <w:abstractNumId w:val="16"/>
  </w:num>
  <w:num w:numId="13" w16cid:durableId="1013455154">
    <w:abstractNumId w:val="26"/>
  </w:num>
  <w:num w:numId="14" w16cid:durableId="1332492942">
    <w:abstractNumId w:val="3"/>
  </w:num>
  <w:num w:numId="15" w16cid:durableId="1107311059">
    <w:abstractNumId w:val="11"/>
  </w:num>
  <w:num w:numId="16" w16cid:durableId="819466038">
    <w:abstractNumId w:val="0"/>
  </w:num>
  <w:num w:numId="17" w16cid:durableId="824050310">
    <w:abstractNumId w:val="9"/>
  </w:num>
  <w:num w:numId="18" w16cid:durableId="176583120">
    <w:abstractNumId w:val="20"/>
  </w:num>
  <w:num w:numId="19" w16cid:durableId="261647968">
    <w:abstractNumId w:val="24"/>
  </w:num>
  <w:num w:numId="20" w16cid:durableId="419103337">
    <w:abstractNumId w:val="6"/>
  </w:num>
  <w:num w:numId="21" w16cid:durableId="325061462">
    <w:abstractNumId w:val="2"/>
  </w:num>
  <w:num w:numId="22" w16cid:durableId="2120299615">
    <w:abstractNumId w:val="19"/>
  </w:num>
  <w:num w:numId="23" w16cid:durableId="617763780">
    <w:abstractNumId w:val="12"/>
  </w:num>
  <w:num w:numId="24" w16cid:durableId="1607807339">
    <w:abstractNumId w:val="1"/>
  </w:num>
  <w:num w:numId="25" w16cid:durableId="563103839">
    <w:abstractNumId w:val="23"/>
  </w:num>
  <w:num w:numId="26" w16cid:durableId="331883664">
    <w:abstractNumId w:val="22"/>
  </w:num>
  <w:num w:numId="27" w16cid:durableId="937443485">
    <w:abstractNumId w:val="18"/>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isa Azimivahdat">
    <w15:presenceInfo w15:providerId="AD" w15:userId="S::ParisaAzimivahdat.bootcamp@justit.co.uk::2b326784-dd39-49c9-891e-cf9732ad21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412"/>
    <w:rsid w:val="0000049F"/>
    <w:rsid w:val="000007F2"/>
    <w:rsid w:val="00002748"/>
    <w:rsid w:val="00005A55"/>
    <w:rsid w:val="00011499"/>
    <w:rsid w:val="00011871"/>
    <w:rsid w:val="00011A63"/>
    <w:rsid w:val="00014BC1"/>
    <w:rsid w:val="000174F2"/>
    <w:rsid w:val="000205AB"/>
    <w:rsid w:val="000249A9"/>
    <w:rsid w:val="00030A87"/>
    <w:rsid w:val="00030C66"/>
    <w:rsid w:val="00031BD3"/>
    <w:rsid w:val="00032104"/>
    <w:rsid w:val="0003341B"/>
    <w:rsid w:val="00035B4D"/>
    <w:rsid w:val="000361BD"/>
    <w:rsid w:val="0004067A"/>
    <w:rsid w:val="00042478"/>
    <w:rsid w:val="00045992"/>
    <w:rsid w:val="00045ED9"/>
    <w:rsid w:val="000463E0"/>
    <w:rsid w:val="00046CD6"/>
    <w:rsid w:val="00046E7C"/>
    <w:rsid w:val="0004780B"/>
    <w:rsid w:val="00047B7A"/>
    <w:rsid w:val="00047C9E"/>
    <w:rsid w:val="000517AE"/>
    <w:rsid w:val="000527BE"/>
    <w:rsid w:val="00053F33"/>
    <w:rsid w:val="00054E52"/>
    <w:rsid w:val="0006161D"/>
    <w:rsid w:val="000617BE"/>
    <w:rsid w:val="000638E0"/>
    <w:rsid w:val="000665AE"/>
    <w:rsid w:val="00066EC5"/>
    <w:rsid w:val="00067C92"/>
    <w:rsid w:val="00081C81"/>
    <w:rsid w:val="00081CEC"/>
    <w:rsid w:val="00081FF5"/>
    <w:rsid w:val="00082D16"/>
    <w:rsid w:val="000835D7"/>
    <w:rsid w:val="00092E91"/>
    <w:rsid w:val="00094F99"/>
    <w:rsid w:val="00097C55"/>
    <w:rsid w:val="000A16FE"/>
    <w:rsid w:val="000A1DED"/>
    <w:rsid w:val="000A2B22"/>
    <w:rsid w:val="000A4297"/>
    <w:rsid w:val="000A55B5"/>
    <w:rsid w:val="000B6E9A"/>
    <w:rsid w:val="000C2EF8"/>
    <w:rsid w:val="000D13A4"/>
    <w:rsid w:val="000D5364"/>
    <w:rsid w:val="000E0323"/>
    <w:rsid w:val="000E15EA"/>
    <w:rsid w:val="000E3E10"/>
    <w:rsid w:val="000E439F"/>
    <w:rsid w:val="000E4A52"/>
    <w:rsid w:val="000F0499"/>
    <w:rsid w:val="000F21B4"/>
    <w:rsid w:val="000F2F6C"/>
    <w:rsid w:val="000F3731"/>
    <w:rsid w:val="000F3EB6"/>
    <w:rsid w:val="000F4581"/>
    <w:rsid w:val="000F462A"/>
    <w:rsid w:val="000F5210"/>
    <w:rsid w:val="000F5611"/>
    <w:rsid w:val="000F7757"/>
    <w:rsid w:val="0010042F"/>
    <w:rsid w:val="001054A3"/>
    <w:rsid w:val="00115611"/>
    <w:rsid w:val="0012156A"/>
    <w:rsid w:val="00121A8B"/>
    <w:rsid w:val="001244EC"/>
    <w:rsid w:val="001260CF"/>
    <w:rsid w:val="00126544"/>
    <w:rsid w:val="001278A6"/>
    <w:rsid w:val="00131AE4"/>
    <w:rsid w:val="00131F12"/>
    <w:rsid w:val="00132925"/>
    <w:rsid w:val="00134B0A"/>
    <w:rsid w:val="00136006"/>
    <w:rsid w:val="0013797E"/>
    <w:rsid w:val="00140569"/>
    <w:rsid w:val="00140917"/>
    <w:rsid w:val="00144843"/>
    <w:rsid w:val="001449EC"/>
    <w:rsid w:val="00146CD2"/>
    <w:rsid w:val="00150D65"/>
    <w:rsid w:val="00151EAD"/>
    <w:rsid w:val="00154DFA"/>
    <w:rsid w:val="00155ED4"/>
    <w:rsid w:val="001563B6"/>
    <w:rsid w:val="001649D9"/>
    <w:rsid w:val="0016700D"/>
    <w:rsid w:val="001670A7"/>
    <w:rsid w:val="0017071E"/>
    <w:rsid w:val="00183B18"/>
    <w:rsid w:val="00185DFC"/>
    <w:rsid w:val="00186841"/>
    <w:rsid w:val="0019178B"/>
    <w:rsid w:val="00192EEC"/>
    <w:rsid w:val="00195190"/>
    <w:rsid w:val="001A17C0"/>
    <w:rsid w:val="001A1EA6"/>
    <w:rsid w:val="001A25A8"/>
    <w:rsid w:val="001A3896"/>
    <w:rsid w:val="001A4CBC"/>
    <w:rsid w:val="001A55C8"/>
    <w:rsid w:val="001B361F"/>
    <w:rsid w:val="001B4565"/>
    <w:rsid w:val="001B62C3"/>
    <w:rsid w:val="001D0C41"/>
    <w:rsid w:val="001D1284"/>
    <w:rsid w:val="001D521D"/>
    <w:rsid w:val="001E0A03"/>
    <w:rsid w:val="001F0AF0"/>
    <w:rsid w:val="001F0CB3"/>
    <w:rsid w:val="001F36EF"/>
    <w:rsid w:val="001F5CBF"/>
    <w:rsid w:val="002022A9"/>
    <w:rsid w:val="002030D7"/>
    <w:rsid w:val="002042B4"/>
    <w:rsid w:val="002045C4"/>
    <w:rsid w:val="0020626B"/>
    <w:rsid w:val="00207C32"/>
    <w:rsid w:val="002140ED"/>
    <w:rsid w:val="0021525B"/>
    <w:rsid w:val="002161CD"/>
    <w:rsid w:val="002178B9"/>
    <w:rsid w:val="002213A5"/>
    <w:rsid w:val="002222BB"/>
    <w:rsid w:val="00222AC2"/>
    <w:rsid w:val="00224A95"/>
    <w:rsid w:val="00225884"/>
    <w:rsid w:val="00232765"/>
    <w:rsid w:val="002330E7"/>
    <w:rsid w:val="00233F2E"/>
    <w:rsid w:val="002354C2"/>
    <w:rsid w:val="002420D1"/>
    <w:rsid w:val="0024242B"/>
    <w:rsid w:val="00251F48"/>
    <w:rsid w:val="00253444"/>
    <w:rsid w:val="00255823"/>
    <w:rsid w:val="00260776"/>
    <w:rsid w:val="00261BC5"/>
    <w:rsid w:val="00261C90"/>
    <w:rsid w:val="00262D0F"/>
    <w:rsid w:val="0026301C"/>
    <w:rsid w:val="002631C2"/>
    <w:rsid w:val="0026390A"/>
    <w:rsid w:val="00264284"/>
    <w:rsid w:val="00264765"/>
    <w:rsid w:val="0026608A"/>
    <w:rsid w:val="00266C03"/>
    <w:rsid w:val="002712D7"/>
    <w:rsid w:val="00271F49"/>
    <w:rsid w:val="002723F3"/>
    <w:rsid w:val="002772AF"/>
    <w:rsid w:val="00283C1B"/>
    <w:rsid w:val="002867E3"/>
    <w:rsid w:val="00286C63"/>
    <w:rsid w:val="00287D1A"/>
    <w:rsid w:val="00291712"/>
    <w:rsid w:val="00294B62"/>
    <w:rsid w:val="00294CC9"/>
    <w:rsid w:val="00297FC1"/>
    <w:rsid w:val="002A180E"/>
    <w:rsid w:val="002A3F7C"/>
    <w:rsid w:val="002A5947"/>
    <w:rsid w:val="002B4BA7"/>
    <w:rsid w:val="002B5EC2"/>
    <w:rsid w:val="002C0B03"/>
    <w:rsid w:val="002C5932"/>
    <w:rsid w:val="002D248F"/>
    <w:rsid w:val="002D736E"/>
    <w:rsid w:val="002E0194"/>
    <w:rsid w:val="002E032D"/>
    <w:rsid w:val="002E1966"/>
    <w:rsid w:val="002E1F98"/>
    <w:rsid w:val="002E4A67"/>
    <w:rsid w:val="002F3063"/>
    <w:rsid w:val="0030145D"/>
    <w:rsid w:val="00303EF8"/>
    <w:rsid w:val="0030509F"/>
    <w:rsid w:val="0031343A"/>
    <w:rsid w:val="003211B9"/>
    <w:rsid w:val="003249DF"/>
    <w:rsid w:val="003250BE"/>
    <w:rsid w:val="00325551"/>
    <w:rsid w:val="00326103"/>
    <w:rsid w:val="0034683D"/>
    <w:rsid w:val="00350E95"/>
    <w:rsid w:val="00352DD0"/>
    <w:rsid w:val="003620E2"/>
    <w:rsid w:val="003630C0"/>
    <w:rsid w:val="00367689"/>
    <w:rsid w:val="00375636"/>
    <w:rsid w:val="003774FE"/>
    <w:rsid w:val="003837F6"/>
    <w:rsid w:val="00390520"/>
    <w:rsid w:val="003A047E"/>
    <w:rsid w:val="003A5F6E"/>
    <w:rsid w:val="003B1C18"/>
    <w:rsid w:val="003B3F0E"/>
    <w:rsid w:val="003B73F9"/>
    <w:rsid w:val="003C0452"/>
    <w:rsid w:val="003C46AF"/>
    <w:rsid w:val="003C4948"/>
    <w:rsid w:val="003C59C5"/>
    <w:rsid w:val="003C5F34"/>
    <w:rsid w:val="003C6B30"/>
    <w:rsid w:val="003D13FD"/>
    <w:rsid w:val="003D1BE4"/>
    <w:rsid w:val="003D2634"/>
    <w:rsid w:val="003D2D6D"/>
    <w:rsid w:val="003D4DA7"/>
    <w:rsid w:val="003D6FF4"/>
    <w:rsid w:val="003E334F"/>
    <w:rsid w:val="003E417C"/>
    <w:rsid w:val="003E4505"/>
    <w:rsid w:val="003E477F"/>
    <w:rsid w:val="003E67E2"/>
    <w:rsid w:val="003F055F"/>
    <w:rsid w:val="003F3175"/>
    <w:rsid w:val="003F327B"/>
    <w:rsid w:val="003F5051"/>
    <w:rsid w:val="003F53B2"/>
    <w:rsid w:val="003F6C33"/>
    <w:rsid w:val="00402C52"/>
    <w:rsid w:val="004054A8"/>
    <w:rsid w:val="00405746"/>
    <w:rsid w:val="00410477"/>
    <w:rsid w:val="004110B5"/>
    <w:rsid w:val="00420672"/>
    <w:rsid w:val="00420DF5"/>
    <w:rsid w:val="00427E33"/>
    <w:rsid w:val="004355A3"/>
    <w:rsid w:val="004371B6"/>
    <w:rsid w:val="00440926"/>
    <w:rsid w:val="00444C7B"/>
    <w:rsid w:val="00450A99"/>
    <w:rsid w:val="00450D66"/>
    <w:rsid w:val="00454D57"/>
    <w:rsid w:val="00473C3E"/>
    <w:rsid w:val="00475AD3"/>
    <w:rsid w:val="004761C5"/>
    <w:rsid w:val="00480BCD"/>
    <w:rsid w:val="00483071"/>
    <w:rsid w:val="0048718B"/>
    <w:rsid w:val="00487F11"/>
    <w:rsid w:val="0049185C"/>
    <w:rsid w:val="004938A0"/>
    <w:rsid w:val="004947D6"/>
    <w:rsid w:val="004A1CF4"/>
    <w:rsid w:val="004A2143"/>
    <w:rsid w:val="004A5F4B"/>
    <w:rsid w:val="004C3634"/>
    <w:rsid w:val="004D1041"/>
    <w:rsid w:val="004D3009"/>
    <w:rsid w:val="004D4C15"/>
    <w:rsid w:val="004E2059"/>
    <w:rsid w:val="004E29C6"/>
    <w:rsid w:val="004E5C83"/>
    <w:rsid w:val="004F2231"/>
    <w:rsid w:val="004F2E19"/>
    <w:rsid w:val="004F4CA6"/>
    <w:rsid w:val="004F5E2A"/>
    <w:rsid w:val="00504BB8"/>
    <w:rsid w:val="00507BC7"/>
    <w:rsid w:val="00507F82"/>
    <w:rsid w:val="005112D1"/>
    <w:rsid w:val="00512A11"/>
    <w:rsid w:val="0051436C"/>
    <w:rsid w:val="00516676"/>
    <w:rsid w:val="00521691"/>
    <w:rsid w:val="005319B7"/>
    <w:rsid w:val="00531EE2"/>
    <w:rsid w:val="005355CE"/>
    <w:rsid w:val="00535A11"/>
    <w:rsid w:val="0053697C"/>
    <w:rsid w:val="005445F1"/>
    <w:rsid w:val="0055035B"/>
    <w:rsid w:val="00553B08"/>
    <w:rsid w:val="0056087B"/>
    <w:rsid w:val="00562028"/>
    <w:rsid w:val="00571542"/>
    <w:rsid w:val="00571E0F"/>
    <w:rsid w:val="0057355B"/>
    <w:rsid w:val="005803E5"/>
    <w:rsid w:val="00580E1B"/>
    <w:rsid w:val="005831D4"/>
    <w:rsid w:val="00585576"/>
    <w:rsid w:val="00587BB3"/>
    <w:rsid w:val="005A021B"/>
    <w:rsid w:val="005A3263"/>
    <w:rsid w:val="005C3643"/>
    <w:rsid w:val="005C52D0"/>
    <w:rsid w:val="005D1665"/>
    <w:rsid w:val="005D30F0"/>
    <w:rsid w:val="005D7FEF"/>
    <w:rsid w:val="005E2DF8"/>
    <w:rsid w:val="005F5A03"/>
    <w:rsid w:val="006056C8"/>
    <w:rsid w:val="0060706A"/>
    <w:rsid w:val="00613519"/>
    <w:rsid w:val="00623AB4"/>
    <w:rsid w:val="00626FCF"/>
    <w:rsid w:val="006277DE"/>
    <w:rsid w:val="00630FBD"/>
    <w:rsid w:val="006336C3"/>
    <w:rsid w:val="00634DB5"/>
    <w:rsid w:val="00642016"/>
    <w:rsid w:val="00642043"/>
    <w:rsid w:val="00644AFA"/>
    <w:rsid w:val="00645EC4"/>
    <w:rsid w:val="00645F1B"/>
    <w:rsid w:val="0065233D"/>
    <w:rsid w:val="0065235A"/>
    <w:rsid w:val="00652FF2"/>
    <w:rsid w:val="00654A15"/>
    <w:rsid w:val="00654DAD"/>
    <w:rsid w:val="006570B5"/>
    <w:rsid w:val="00661B37"/>
    <w:rsid w:val="006634EE"/>
    <w:rsid w:val="00663F0C"/>
    <w:rsid w:val="00666EDF"/>
    <w:rsid w:val="006674A3"/>
    <w:rsid w:val="0067043B"/>
    <w:rsid w:val="00672AF5"/>
    <w:rsid w:val="00673156"/>
    <w:rsid w:val="0067428A"/>
    <w:rsid w:val="00675306"/>
    <w:rsid w:val="00677A05"/>
    <w:rsid w:val="00680160"/>
    <w:rsid w:val="00682703"/>
    <w:rsid w:val="00683457"/>
    <w:rsid w:val="0068500D"/>
    <w:rsid w:val="00687B5B"/>
    <w:rsid w:val="00687FB9"/>
    <w:rsid w:val="00690ABA"/>
    <w:rsid w:val="00691594"/>
    <w:rsid w:val="006945E0"/>
    <w:rsid w:val="00694E38"/>
    <w:rsid w:val="00697230"/>
    <w:rsid w:val="006A2977"/>
    <w:rsid w:val="006A6131"/>
    <w:rsid w:val="006B0227"/>
    <w:rsid w:val="006B0DEB"/>
    <w:rsid w:val="006B1A22"/>
    <w:rsid w:val="006B2C4C"/>
    <w:rsid w:val="006B3C63"/>
    <w:rsid w:val="006B513E"/>
    <w:rsid w:val="006B65D3"/>
    <w:rsid w:val="006C0A14"/>
    <w:rsid w:val="006C0F74"/>
    <w:rsid w:val="006C181E"/>
    <w:rsid w:val="006C2A97"/>
    <w:rsid w:val="006C3260"/>
    <w:rsid w:val="006C4D86"/>
    <w:rsid w:val="006D2693"/>
    <w:rsid w:val="006D4915"/>
    <w:rsid w:val="006D65F9"/>
    <w:rsid w:val="006D7819"/>
    <w:rsid w:val="006D7F97"/>
    <w:rsid w:val="006E05B3"/>
    <w:rsid w:val="006E0C78"/>
    <w:rsid w:val="006E244E"/>
    <w:rsid w:val="006E7705"/>
    <w:rsid w:val="006F284A"/>
    <w:rsid w:val="006F68AC"/>
    <w:rsid w:val="00702A5E"/>
    <w:rsid w:val="00703C40"/>
    <w:rsid w:val="007057F4"/>
    <w:rsid w:val="00714DED"/>
    <w:rsid w:val="00723F78"/>
    <w:rsid w:val="0072470E"/>
    <w:rsid w:val="0072534A"/>
    <w:rsid w:val="00726A9F"/>
    <w:rsid w:val="00730A7B"/>
    <w:rsid w:val="007322AB"/>
    <w:rsid w:val="007327B5"/>
    <w:rsid w:val="00732CFA"/>
    <w:rsid w:val="00732F7D"/>
    <w:rsid w:val="00735AA0"/>
    <w:rsid w:val="00740A87"/>
    <w:rsid w:val="007417B3"/>
    <w:rsid w:val="00742102"/>
    <w:rsid w:val="00745E01"/>
    <w:rsid w:val="00750156"/>
    <w:rsid w:val="00750646"/>
    <w:rsid w:val="00750AC4"/>
    <w:rsid w:val="00753542"/>
    <w:rsid w:val="00761FCA"/>
    <w:rsid w:val="00762C77"/>
    <w:rsid w:val="00764572"/>
    <w:rsid w:val="007663EE"/>
    <w:rsid w:val="00766857"/>
    <w:rsid w:val="007701BB"/>
    <w:rsid w:val="00773B66"/>
    <w:rsid w:val="007769FA"/>
    <w:rsid w:val="007771B9"/>
    <w:rsid w:val="00785599"/>
    <w:rsid w:val="007857D5"/>
    <w:rsid w:val="0078626A"/>
    <w:rsid w:val="00793CFC"/>
    <w:rsid w:val="007A2070"/>
    <w:rsid w:val="007A3D30"/>
    <w:rsid w:val="007A56A0"/>
    <w:rsid w:val="007A5BE0"/>
    <w:rsid w:val="007B0BCA"/>
    <w:rsid w:val="007B3114"/>
    <w:rsid w:val="007B3FC2"/>
    <w:rsid w:val="007B6C65"/>
    <w:rsid w:val="007C2768"/>
    <w:rsid w:val="007C321B"/>
    <w:rsid w:val="007C6D6E"/>
    <w:rsid w:val="007C7473"/>
    <w:rsid w:val="007D1FD4"/>
    <w:rsid w:val="007D26F1"/>
    <w:rsid w:val="007D352C"/>
    <w:rsid w:val="007D43DF"/>
    <w:rsid w:val="007D6F93"/>
    <w:rsid w:val="007D775D"/>
    <w:rsid w:val="007E1CC3"/>
    <w:rsid w:val="007E2814"/>
    <w:rsid w:val="007E4D1D"/>
    <w:rsid w:val="007E5499"/>
    <w:rsid w:val="007E5656"/>
    <w:rsid w:val="007F0B7B"/>
    <w:rsid w:val="007F0B8E"/>
    <w:rsid w:val="007F1533"/>
    <w:rsid w:val="007F41FA"/>
    <w:rsid w:val="007F5098"/>
    <w:rsid w:val="007F65F6"/>
    <w:rsid w:val="007F6DB5"/>
    <w:rsid w:val="00800068"/>
    <w:rsid w:val="00803D49"/>
    <w:rsid w:val="00806C92"/>
    <w:rsid w:val="00810CB0"/>
    <w:rsid w:val="008144F9"/>
    <w:rsid w:val="00824815"/>
    <w:rsid w:val="008253A5"/>
    <w:rsid w:val="00830757"/>
    <w:rsid w:val="00830FD8"/>
    <w:rsid w:val="00831D1B"/>
    <w:rsid w:val="008327BD"/>
    <w:rsid w:val="00834D0B"/>
    <w:rsid w:val="00836010"/>
    <w:rsid w:val="0083731A"/>
    <w:rsid w:val="00837D3D"/>
    <w:rsid w:val="00840C3C"/>
    <w:rsid w:val="00840EE8"/>
    <w:rsid w:val="008417CE"/>
    <w:rsid w:val="00841A4F"/>
    <w:rsid w:val="0084277E"/>
    <w:rsid w:val="00843DB0"/>
    <w:rsid w:val="00852923"/>
    <w:rsid w:val="00862A55"/>
    <w:rsid w:val="00864108"/>
    <w:rsid w:val="008650A0"/>
    <w:rsid w:val="00871288"/>
    <w:rsid w:val="00881E81"/>
    <w:rsid w:val="00881EE1"/>
    <w:rsid w:val="00883AFC"/>
    <w:rsid w:val="00884B7E"/>
    <w:rsid w:val="00890184"/>
    <w:rsid w:val="00890BA8"/>
    <w:rsid w:val="00894E9E"/>
    <w:rsid w:val="00895FA3"/>
    <w:rsid w:val="008A3C95"/>
    <w:rsid w:val="008A6910"/>
    <w:rsid w:val="008B135A"/>
    <w:rsid w:val="008B7FF3"/>
    <w:rsid w:val="008C0698"/>
    <w:rsid w:val="008C0D88"/>
    <w:rsid w:val="008C1771"/>
    <w:rsid w:val="008C386D"/>
    <w:rsid w:val="008C5106"/>
    <w:rsid w:val="008C5E31"/>
    <w:rsid w:val="008C76F7"/>
    <w:rsid w:val="008C7B30"/>
    <w:rsid w:val="008D315E"/>
    <w:rsid w:val="008D5829"/>
    <w:rsid w:val="008E144D"/>
    <w:rsid w:val="008E2C6C"/>
    <w:rsid w:val="008E5512"/>
    <w:rsid w:val="008E71C1"/>
    <w:rsid w:val="008E758F"/>
    <w:rsid w:val="008F1614"/>
    <w:rsid w:val="008F252F"/>
    <w:rsid w:val="008F36EA"/>
    <w:rsid w:val="008F50B3"/>
    <w:rsid w:val="008F5B88"/>
    <w:rsid w:val="008F63FD"/>
    <w:rsid w:val="008F77FB"/>
    <w:rsid w:val="00901326"/>
    <w:rsid w:val="00903399"/>
    <w:rsid w:val="0090435C"/>
    <w:rsid w:val="0090494C"/>
    <w:rsid w:val="00907027"/>
    <w:rsid w:val="009106BD"/>
    <w:rsid w:val="009108CC"/>
    <w:rsid w:val="0091343F"/>
    <w:rsid w:val="0091576D"/>
    <w:rsid w:val="00920E7A"/>
    <w:rsid w:val="009236CD"/>
    <w:rsid w:val="00925AEA"/>
    <w:rsid w:val="00926ECE"/>
    <w:rsid w:val="00927A44"/>
    <w:rsid w:val="00932302"/>
    <w:rsid w:val="009331B8"/>
    <w:rsid w:val="00933936"/>
    <w:rsid w:val="00946F55"/>
    <w:rsid w:val="009513C6"/>
    <w:rsid w:val="00951CB1"/>
    <w:rsid w:val="0095353C"/>
    <w:rsid w:val="00953CF4"/>
    <w:rsid w:val="00954556"/>
    <w:rsid w:val="009567AB"/>
    <w:rsid w:val="009633B8"/>
    <w:rsid w:val="00964C16"/>
    <w:rsid w:val="00965BD5"/>
    <w:rsid w:val="00971916"/>
    <w:rsid w:val="0097198C"/>
    <w:rsid w:val="00971BED"/>
    <w:rsid w:val="00974F83"/>
    <w:rsid w:val="009815E9"/>
    <w:rsid w:val="00981B1E"/>
    <w:rsid w:val="00982817"/>
    <w:rsid w:val="00983A12"/>
    <w:rsid w:val="009875C8"/>
    <w:rsid w:val="00991D08"/>
    <w:rsid w:val="00993876"/>
    <w:rsid w:val="009A07D6"/>
    <w:rsid w:val="009A2BC6"/>
    <w:rsid w:val="009B0046"/>
    <w:rsid w:val="009B073C"/>
    <w:rsid w:val="009B2866"/>
    <w:rsid w:val="009B2FD6"/>
    <w:rsid w:val="009C036A"/>
    <w:rsid w:val="009C0A0A"/>
    <w:rsid w:val="009C17C4"/>
    <w:rsid w:val="009C2619"/>
    <w:rsid w:val="009D21A2"/>
    <w:rsid w:val="009D3AE2"/>
    <w:rsid w:val="009E139D"/>
    <w:rsid w:val="009E16C7"/>
    <w:rsid w:val="009E2E22"/>
    <w:rsid w:val="009E7B8A"/>
    <w:rsid w:val="009F3CD5"/>
    <w:rsid w:val="009F459B"/>
    <w:rsid w:val="009F4B8D"/>
    <w:rsid w:val="009F4CB5"/>
    <w:rsid w:val="00A045E1"/>
    <w:rsid w:val="00A053D3"/>
    <w:rsid w:val="00A07697"/>
    <w:rsid w:val="00A12016"/>
    <w:rsid w:val="00A12163"/>
    <w:rsid w:val="00A300B7"/>
    <w:rsid w:val="00A3027A"/>
    <w:rsid w:val="00A32520"/>
    <w:rsid w:val="00A355E4"/>
    <w:rsid w:val="00A46128"/>
    <w:rsid w:val="00A471B3"/>
    <w:rsid w:val="00A479CB"/>
    <w:rsid w:val="00A47D73"/>
    <w:rsid w:val="00A57259"/>
    <w:rsid w:val="00A6049B"/>
    <w:rsid w:val="00A63DE6"/>
    <w:rsid w:val="00A647C9"/>
    <w:rsid w:val="00A648F6"/>
    <w:rsid w:val="00A6534F"/>
    <w:rsid w:val="00A66B87"/>
    <w:rsid w:val="00A6787C"/>
    <w:rsid w:val="00A6796A"/>
    <w:rsid w:val="00A72C1C"/>
    <w:rsid w:val="00A74BF6"/>
    <w:rsid w:val="00A75CD0"/>
    <w:rsid w:val="00A81B4F"/>
    <w:rsid w:val="00A832CF"/>
    <w:rsid w:val="00A8793E"/>
    <w:rsid w:val="00A87BE3"/>
    <w:rsid w:val="00A87FF6"/>
    <w:rsid w:val="00A91F7B"/>
    <w:rsid w:val="00AA0385"/>
    <w:rsid w:val="00AA35F9"/>
    <w:rsid w:val="00AA4F35"/>
    <w:rsid w:val="00AA60E0"/>
    <w:rsid w:val="00AA7E79"/>
    <w:rsid w:val="00AB2D62"/>
    <w:rsid w:val="00AB332F"/>
    <w:rsid w:val="00AB48CC"/>
    <w:rsid w:val="00AB4992"/>
    <w:rsid w:val="00AB6579"/>
    <w:rsid w:val="00AC2CFB"/>
    <w:rsid w:val="00AC51A0"/>
    <w:rsid w:val="00AD0517"/>
    <w:rsid w:val="00AE06F3"/>
    <w:rsid w:val="00AE1E52"/>
    <w:rsid w:val="00AE664A"/>
    <w:rsid w:val="00AF070E"/>
    <w:rsid w:val="00AF14BB"/>
    <w:rsid w:val="00B000C9"/>
    <w:rsid w:val="00B00CF7"/>
    <w:rsid w:val="00B00D30"/>
    <w:rsid w:val="00B01B3E"/>
    <w:rsid w:val="00B02132"/>
    <w:rsid w:val="00B062DC"/>
    <w:rsid w:val="00B0688D"/>
    <w:rsid w:val="00B07922"/>
    <w:rsid w:val="00B07C34"/>
    <w:rsid w:val="00B1242E"/>
    <w:rsid w:val="00B12E55"/>
    <w:rsid w:val="00B25200"/>
    <w:rsid w:val="00B31F2D"/>
    <w:rsid w:val="00B32D9C"/>
    <w:rsid w:val="00B359F5"/>
    <w:rsid w:val="00B40525"/>
    <w:rsid w:val="00B41D82"/>
    <w:rsid w:val="00B4319E"/>
    <w:rsid w:val="00B5058C"/>
    <w:rsid w:val="00B52A8C"/>
    <w:rsid w:val="00B56E16"/>
    <w:rsid w:val="00B57412"/>
    <w:rsid w:val="00B615B9"/>
    <w:rsid w:val="00B61C4F"/>
    <w:rsid w:val="00B64208"/>
    <w:rsid w:val="00B65128"/>
    <w:rsid w:val="00B6622F"/>
    <w:rsid w:val="00B7107B"/>
    <w:rsid w:val="00B72ECB"/>
    <w:rsid w:val="00B7638D"/>
    <w:rsid w:val="00B832A6"/>
    <w:rsid w:val="00B8418A"/>
    <w:rsid w:val="00B848A1"/>
    <w:rsid w:val="00B8644B"/>
    <w:rsid w:val="00B9022B"/>
    <w:rsid w:val="00B90346"/>
    <w:rsid w:val="00B91449"/>
    <w:rsid w:val="00B96ED1"/>
    <w:rsid w:val="00BA74C8"/>
    <w:rsid w:val="00BA77BA"/>
    <w:rsid w:val="00BB2EB9"/>
    <w:rsid w:val="00BB3C7A"/>
    <w:rsid w:val="00BB6CAC"/>
    <w:rsid w:val="00BB7A07"/>
    <w:rsid w:val="00BC4072"/>
    <w:rsid w:val="00BC5802"/>
    <w:rsid w:val="00BC5E75"/>
    <w:rsid w:val="00BD163D"/>
    <w:rsid w:val="00BD47C1"/>
    <w:rsid w:val="00BD6D11"/>
    <w:rsid w:val="00BD7E2C"/>
    <w:rsid w:val="00BE0C93"/>
    <w:rsid w:val="00BE4A3A"/>
    <w:rsid w:val="00BE53FF"/>
    <w:rsid w:val="00BE5A44"/>
    <w:rsid w:val="00BE7253"/>
    <w:rsid w:val="00BF6E68"/>
    <w:rsid w:val="00BF75B4"/>
    <w:rsid w:val="00C00425"/>
    <w:rsid w:val="00C013A6"/>
    <w:rsid w:val="00C01FC6"/>
    <w:rsid w:val="00C02D9B"/>
    <w:rsid w:val="00C10F49"/>
    <w:rsid w:val="00C144A9"/>
    <w:rsid w:val="00C14F25"/>
    <w:rsid w:val="00C16701"/>
    <w:rsid w:val="00C26FF2"/>
    <w:rsid w:val="00C31124"/>
    <w:rsid w:val="00C34CA7"/>
    <w:rsid w:val="00C40175"/>
    <w:rsid w:val="00C47944"/>
    <w:rsid w:val="00C47E1F"/>
    <w:rsid w:val="00C52A21"/>
    <w:rsid w:val="00C57ABC"/>
    <w:rsid w:val="00C6005A"/>
    <w:rsid w:val="00C63253"/>
    <w:rsid w:val="00C63AA9"/>
    <w:rsid w:val="00C65545"/>
    <w:rsid w:val="00C659F1"/>
    <w:rsid w:val="00C66002"/>
    <w:rsid w:val="00C66E9B"/>
    <w:rsid w:val="00C71001"/>
    <w:rsid w:val="00C7445A"/>
    <w:rsid w:val="00C75C71"/>
    <w:rsid w:val="00C82B60"/>
    <w:rsid w:val="00C83AAC"/>
    <w:rsid w:val="00C90C06"/>
    <w:rsid w:val="00C90E86"/>
    <w:rsid w:val="00C942EF"/>
    <w:rsid w:val="00C95497"/>
    <w:rsid w:val="00CA16E0"/>
    <w:rsid w:val="00CA7FDB"/>
    <w:rsid w:val="00CB2C3D"/>
    <w:rsid w:val="00CB34A7"/>
    <w:rsid w:val="00CB6A5D"/>
    <w:rsid w:val="00CC0AE8"/>
    <w:rsid w:val="00CC1007"/>
    <w:rsid w:val="00CC2F58"/>
    <w:rsid w:val="00CC4E74"/>
    <w:rsid w:val="00CC5B45"/>
    <w:rsid w:val="00CD5D67"/>
    <w:rsid w:val="00CD7481"/>
    <w:rsid w:val="00CE0579"/>
    <w:rsid w:val="00CE0BC9"/>
    <w:rsid w:val="00CE578A"/>
    <w:rsid w:val="00CF550C"/>
    <w:rsid w:val="00D0045B"/>
    <w:rsid w:val="00D00CE5"/>
    <w:rsid w:val="00D01259"/>
    <w:rsid w:val="00D03EC0"/>
    <w:rsid w:val="00D05140"/>
    <w:rsid w:val="00D07291"/>
    <w:rsid w:val="00D1164C"/>
    <w:rsid w:val="00D16A2F"/>
    <w:rsid w:val="00D2045C"/>
    <w:rsid w:val="00D2082E"/>
    <w:rsid w:val="00D215B9"/>
    <w:rsid w:val="00D30AA7"/>
    <w:rsid w:val="00D34B4B"/>
    <w:rsid w:val="00D375C0"/>
    <w:rsid w:val="00D51DA7"/>
    <w:rsid w:val="00D51F0F"/>
    <w:rsid w:val="00D540AF"/>
    <w:rsid w:val="00D54341"/>
    <w:rsid w:val="00D57044"/>
    <w:rsid w:val="00D6093C"/>
    <w:rsid w:val="00D60E16"/>
    <w:rsid w:val="00D629FE"/>
    <w:rsid w:val="00D638C1"/>
    <w:rsid w:val="00D647E7"/>
    <w:rsid w:val="00D72935"/>
    <w:rsid w:val="00D73669"/>
    <w:rsid w:val="00D73D44"/>
    <w:rsid w:val="00D746A5"/>
    <w:rsid w:val="00D751B5"/>
    <w:rsid w:val="00D76D2E"/>
    <w:rsid w:val="00D80BB2"/>
    <w:rsid w:val="00D8214C"/>
    <w:rsid w:val="00D82F0F"/>
    <w:rsid w:val="00D8373A"/>
    <w:rsid w:val="00D866DE"/>
    <w:rsid w:val="00D91274"/>
    <w:rsid w:val="00D928A4"/>
    <w:rsid w:val="00D948E4"/>
    <w:rsid w:val="00D95B29"/>
    <w:rsid w:val="00D967AC"/>
    <w:rsid w:val="00DA048D"/>
    <w:rsid w:val="00DA3997"/>
    <w:rsid w:val="00DA55F9"/>
    <w:rsid w:val="00DB20C3"/>
    <w:rsid w:val="00DB37E4"/>
    <w:rsid w:val="00DB4279"/>
    <w:rsid w:val="00DB6A4D"/>
    <w:rsid w:val="00DC0475"/>
    <w:rsid w:val="00DC0859"/>
    <w:rsid w:val="00DC1276"/>
    <w:rsid w:val="00DC27BB"/>
    <w:rsid w:val="00DC46E7"/>
    <w:rsid w:val="00DC58AC"/>
    <w:rsid w:val="00DE1BD9"/>
    <w:rsid w:val="00DE5061"/>
    <w:rsid w:val="00DE7FBB"/>
    <w:rsid w:val="00DF21EF"/>
    <w:rsid w:val="00DF3FF6"/>
    <w:rsid w:val="00DF576A"/>
    <w:rsid w:val="00E0477D"/>
    <w:rsid w:val="00E11E4D"/>
    <w:rsid w:val="00E159DA"/>
    <w:rsid w:val="00E2002E"/>
    <w:rsid w:val="00E20528"/>
    <w:rsid w:val="00E26907"/>
    <w:rsid w:val="00E26AB2"/>
    <w:rsid w:val="00E26BE6"/>
    <w:rsid w:val="00E306BE"/>
    <w:rsid w:val="00E4054F"/>
    <w:rsid w:val="00E40810"/>
    <w:rsid w:val="00E47A28"/>
    <w:rsid w:val="00E50236"/>
    <w:rsid w:val="00E502D0"/>
    <w:rsid w:val="00E50A4D"/>
    <w:rsid w:val="00E55A31"/>
    <w:rsid w:val="00E658DD"/>
    <w:rsid w:val="00E65FEE"/>
    <w:rsid w:val="00E713A5"/>
    <w:rsid w:val="00E7225C"/>
    <w:rsid w:val="00E724E9"/>
    <w:rsid w:val="00E758BC"/>
    <w:rsid w:val="00E80E7D"/>
    <w:rsid w:val="00E84393"/>
    <w:rsid w:val="00E8764C"/>
    <w:rsid w:val="00E91107"/>
    <w:rsid w:val="00E91C38"/>
    <w:rsid w:val="00E93427"/>
    <w:rsid w:val="00E947FC"/>
    <w:rsid w:val="00E95AFE"/>
    <w:rsid w:val="00EA2A8F"/>
    <w:rsid w:val="00EA537E"/>
    <w:rsid w:val="00EB18BD"/>
    <w:rsid w:val="00EB2410"/>
    <w:rsid w:val="00EB4142"/>
    <w:rsid w:val="00EB4CB2"/>
    <w:rsid w:val="00EB7646"/>
    <w:rsid w:val="00EC2F41"/>
    <w:rsid w:val="00EC3ADB"/>
    <w:rsid w:val="00EC580D"/>
    <w:rsid w:val="00EC63B2"/>
    <w:rsid w:val="00ED308F"/>
    <w:rsid w:val="00ED3756"/>
    <w:rsid w:val="00ED3C8A"/>
    <w:rsid w:val="00ED5D81"/>
    <w:rsid w:val="00EF42BC"/>
    <w:rsid w:val="00EF4C6C"/>
    <w:rsid w:val="00EF737B"/>
    <w:rsid w:val="00EF75C2"/>
    <w:rsid w:val="00F03D28"/>
    <w:rsid w:val="00F10EEB"/>
    <w:rsid w:val="00F1231F"/>
    <w:rsid w:val="00F16AA6"/>
    <w:rsid w:val="00F212DE"/>
    <w:rsid w:val="00F2280D"/>
    <w:rsid w:val="00F23F61"/>
    <w:rsid w:val="00F25E47"/>
    <w:rsid w:val="00F25E93"/>
    <w:rsid w:val="00F2619C"/>
    <w:rsid w:val="00F272B9"/>
    <w:rsid w:val="00F30533"/>
    <w:rsid w:val="00F32B3B"/>
    <w:rsid w:val="00F356C8"/>
    <w:rsid w:val="00F35852"/>
    <w:rsid w:val="00F409EB"/>
    <w:rsid w:val="00F43A02"/>
    <w:rsid w:val="00F4430D"/>
    <w:rsid w:val="00F45884"/>
    <w:rsid w:val="00F45BDE"/>
    <w:rsid w:val="00F47656"/>
    <w:rsid w:val="00F511EC"/>
    <w:rsid w:val="00F512FF"/>
    <w:rsid w:val="00F5519B"/>
    <w:rsid w:val="00F553FE"/>
    <w:rsid w:val="00F56BC2"/>
    <w:rsid w:val="00F62DD8"/>
    <w:rsid w:val="00F63939"/>
    <w:rsid w:val="00F706BB"/>
    <w:rsid w:val="00F75153"/>
    <w:rsid w:val="00F76BF2"/>
    <w:rsid w:val="00F84E07"/>
    <w:rsid w:val="00F85B37"/>
    <w:rsid w:val="00F91AD0"/>
    <w:rsid w:val="00FA00D3"/>
    <w:rsid w:val="00FA0629"/>
    <w:rsid w:val="00FA0D88"/>
    <w:rsid w:val="00FA3505"/>
    <w:rsid w:val="00FA424B"/>
    <w:rsid w:val="00FB05E4"/>
    <w:rsid w:val="00FB16B7"/>
    <w:rsid w:val="00FB2ECF"/>
    <w:rsid w:val="00FB5E12"/>
    <w:rsid w:val="00FC1CEB"/>
    <w:rsid w:val="00FC2676"/>
    <w:rsid w:val="00FC4062"/>
    <w:rsid w:val="00FC5F3C"/>
    <w:rsid w:val="00FC6088"/>
    <w:rsid w:val="00FE027A"/>
    <w:rsid w:val="00FE0DFD"/>
    <w:rsid w:val="00FE14A3"/>
    <w:rsid w:val="00FE274F"/>
    <w:rsid w:val="00FE3BD2"/>
    <w:rsid w:val="00FF0B06"/>
    <w:rsid w:val="00FF19A3"/>
    <w:rsid w:val="00FF2F04"/>
    <w:rsid w:val="00FF6235"/>
    <w:rsid w:val="00FF6EFD"/>
    <w:rsid w:val="00FF70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FAAE94E"/>
  <w15:chartTrackingRefBased/>
  <w15:docId w15:val="{F1F2E204-7A89-480C-ACDF-703208329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2"/>
      </w:numPr>
      <w:ind w:left="360"/>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1"/>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981B1E"/>
    <w:pPr>
      <w:spacing w:after="100"/>
    </w:pPr>
    <w:rPr>
      <w:rFonts w:ascii="Arial" w:hAnsi="Arial" w:cs="Arial"/>
      <w:sz w:val="40"/>
      <w:szCs w:val="40"/>
    </w:r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paragraph" w:styleId="ListParagraph">
    <w:name w:val="List Paragraph"/>
    <w:basedOn w:val="Normal"/>
    <w:uiPriority w:val="34"/>
    <w:unhideWhenUsed/>
    <w:qFormat/>
    <w:rsid w:val="00B57412"/>
    <w:pPr>
      <w:ind w:left="720"/>
      <w:contextualSpacing/>
    </w:pPr>
  </w:style>
  <w:style w:type="character" w:styleId="UnresolvedMention">
    <w:name w:val="Unresolved Mention"/>
    <w:basedOn w:val="DefaultParagraphFont"/>
    <w:uiPriority w:val="99"/>
    <w:semiHidden/>
    <w:unhideWhenUsed/>
    <w:rsid w:val="004A5F4B"/>
    <w:rPr>
      <w:color w:val="605E5C"/>
      <w:shd w:val="clear" w:color="auto" w:fill="E1DFDD"/>
    </w:rPr>
  </w:style>
  <w:style w:type="character" w:styleId="FollowedHyperlink">
    <w:name w:val="FollowedHyperlink"/>
    <w:basedOn w:val="DefaultParagraphFont"/>
    <w:uiPriority w:val="99"/>
    <w:semiHidden/>
    <w:unhideWhenUsed/>
    <w:rsid w:val="004A5F4B"/>
    <w:rPr>
      <w:color w:val="60C5E8" w:themeColor="followedHyperlink"/>
      <w:u w:val="single"/>
    </w:rPr>
  </w:style>
  <w:style w:type="paragraph" w:styleId="Revision">
    <w:name w:val="Revision"/>
    <w:hidden/>
    <w:uiPriority w:val="99"/>
    <w:semiHidden/>
    <w:rsid w:val="00A355E4"/>
    <w:pPr>
      <w:spacing w:after="0" w:line="240" w:lineRule="auto"/>
    </w:pPr>
    <w:rPr>
      <w:b/>
      <w:color w:val="0F0F3F" w:themeColor="text1"/>
      <w:sz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319814">
      <w:bodyDiv w:val="1"/>
      <w:marLeft w:val="0"/>
      <w:marRight w:val="0"/>
      <w:marTop w:val="0"/>
      <w:marBottom w:val="0"/>
      <w:divBdr>
        <w:top w:val="none" w:sz="0" w:space="0" w:color="auto"/>
        <w:left w:val="none" w:sz="0" w:space="0" w:color="auto"/>
        <w:bottom w:val="none" w:sz="0" w:space="0" w:color="auto"/>
        <w:right w:val="none" w:sz="0" w:space="0" w:color="auto"/>
      </w:divBdr>
      <w:divsChild>
        <w:div w:id="1527400297">
          <w:marLeft w:val="806"/>
          <w:marRight w:val="0"/>
          <w:marTop w:val="75"/>
          <w:marBottom w:val="0"/>
          <w:divBdr>
            <w:top w:val="none" w:sz="0" w:space="0" w:color="auto"/>
            <w:left w:val="none" w:sz="0" w:space="0" w:color="auto"/>
            <w:bottom w:val="none" w:sz="0" w:space="0" w:color="auto"/>
            <w:right w:val="none" w:sz="0" w:space="0" w:color="auto"/>
          </w:divBdr>
        </w:div>
        <w:div w:id="779686586">
          <w:marLeft w:val="806"/>
          <w:marRight w:val="0"/>
          <w:marTop w:val="75"/>
          <w:marBottom w:val="0"/>
          <w:divBdr>
            <w:top w:val="none" w:sz="0" w:space="0" w:color="auto"/>
            <w:left w:val="none" w:sz="0" w:space="0" w:color="auto"/>
            <w:bottom w:val="none" w:sz="0" w:space="0" w:color="auto"/>
            <w:right w:val="none" w:sz="0" w:space="0" w:color="auto"/>
          </w:divBdr>
        </w:div>
        <w:div w:id="1665401972">
          <w:marLeft w:val="806"/>
          <w:marRight w:val="0"/>
          <w:marTop w:val="7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0.png"/><Relationship Id="rId21" Type="http://schemas.openxmlformats.org/officeDocument/2006/relationships/hyperlink" Target="https://bookdown.org/curleyjp0/psy317l_guides5/introduction-to-data-carpentry.html" TargetMode="External"/><Relationship Id="rId42" Type="http://schemas.openxmlformats.org/officeDocument/2006/relationships/image" Target="media/image18.png"/><Relationship Id="rId47" Type="http://schemas.openxmlformats.org/officeDocument/2006/relationships/image" Target="media/image22.png"/><Relationship Id="rId63" Type="http://schemas.openxmlformats.org/officeDocument/2006/relationships/image" Target="media/image32.png"/><Relationship Id="rId68" Type="http://schemas.openxmlformats.org/officeDocument/2006/relationships/image" Target="media/image34.png"/><Relationship Id="rId84" Type="http://schemas.openxmlformats.org/officeDocument/2006/relationships/image" Target="media/image400.png"/><Relationship Id="rId89" Type="http://schemas.openxmlformats.org/officeDocument/2006/relationships/image" Target="media/image44.png"/><Relationship Id="rId16" Type="http://schemas.openxmlformats.org/officeDocument/2006/relationships/image" Target="media/image10.jpeg"/><Relationship Id="rId11" Type="http://schemas.openxmlformats.org/officeDocument/2006/relationships/image" Target="media/image5.svg"/><Relationship Id="rId32" Type="http://schemas.openxmlformats.org/officeDocument/2006/relationships/image" Target="media/image160.gif"/><Relationship Id="rId37" Type="http://schemas.openxmlformats.org/officeDocument/2006/relationships/hyperlink" Target="https://www.pcidssguide.com/cloud-security-controls-what-you-need-to-know/" TargetMode="External"/><Relationship Id="rId53" Type="http://schemas.openxmlformats.org/officeDocument/2006/relationships/image" Target="media/image26.png"/><Relationship Id="rId58" Type="http://schemas.openxmlformats.org/officeDocument/2006/relationships/image" Target="media/image29.png"/><Relationship Id="rId74" Type="http://schemas.openxmlformats.org/officeDocument/2006/relationships/image" Target="media/image38.png"/><Relationship Id="rId79" Type="http://schemas.openxmlformats.org/officeDocument/2006/relationships/image" Target="media/image380.png"/><Relationship Id="rId5" Type="http://schemas.openxmlformats.org/officeDocument/2006/relationships/footnotes" Target="footnotes.xml"/><Relationship Id="rId90" Type="http://schemas.openxmlformats.org/officeDocument/2006/relationships/image" Target="media/image45.png"/><Relationship Id="rId95" Type="http://schemas.openxmlformats.org/officeDocument/2006/relationships/fontTable" Target="fontTable.xml"/><Relationship Id="rId22" Type="http://schemas.openxmlformats.org/officeDocument/2006/relationships/image" Target="media/image120.jpeg"/><Relationship Id="rId27" Type="http://schemas.openxmlformats.org/officeDocument/2006/relationships/hyperlink" Target="https://www.geeksforgeeks.org/difference-between-algorithm-and-flowchart/" TargetMode="External"/><Relationship Id="rId43" Type="http://schemas.openxmlformats.org/officeDocument/2006/relationships/image" Target="media/image19.png"/><Relationship Id="rId48" Type="http://schemas.openxmlformats.org/officeDocument/2006/relationships/image" Target="media/image23.png"/><Relationship Id="rId64" Type="http://schemas.openxmlformats.org/officeDocument/2006/relationships/image" Target="media/image300.png"/><Relationship Id="rId69" Type="http://schemas.openxmlformats.org/officeDocument/2006/relationships/image" Target="media/image330.png"/><Relationship Id="rId80" Type="http://schemas.openxmlformats.org/officeDocument/2006/relationships/image" Target="media/image390.png"/><Relationship Id="rId85" Type="http://schemas.openxmlformats.org/officeDocument/2006/relationships/image" Target="media/image41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hyperlink" Target="C://Users/User/OneDrive%20-%20Just%20IT/Documents/BOOTCAMP/WEEK%201-Data%20Structures/LESSONS/Defending%20Against%20Phishing%20&amp;%20Social%20Engineering%20Attacks.pdf" TargetMode="External"/><Relationship Id="rId46" Type="http://schemas.openxmlformats.org/officeDocument/2006/relationships/image" Target="media/image21.png"/><Relationship Id="rId59" Type="http://schemas.openxmlformats.org/officeDocument/2006/relationships/image" Target="media/image280.png"/><Relationship Id="rId67" Type="http://schemas.openxmlformats.org/officeDocument/2006/relationships/image" Target="media/image33.png"/><Relationship Id="rId20" Type="http://schemas.openxmlformats.org/officeDocument/2006/relationships/image" Target="media/image110.png"/><Relationship Id="rId41" Type="http://schemas.openxmlformats.org/officeDocument/2006/relationships/hyperlink" Target="https://www.youtube.com/watch?v=4wr-ns5vvpM" TargetMode="External"/><Relationship Id="rId54" Type="http://schemas.openxmlformats.org/officeDocument/2006/relationships/image" Target="media/image27.png"/><Relationship Id="rId62" Type="http://schemas.openxmlformats.org/officeDocument/2006/relationships/image" Target="media/image31.png"/><Relationship Id="rId70" Type="http://schemas.openxmlformats.org/officeDocument/2006/relationships/image" Target="media/image340.png"/><Relationship Id="rId75" Type="http://schemas.openxmlformats.org/officeDocument/2006/relationships/image" Target="media/image39.png"/><Relationship Id="rId83" Type="http://schemas.openxmlformats.org/officeDocument/2006/relationships/hyperlink" Target="https://teams.microsoft.com/_" TargetMode="External"/><Relationship Id="rId88" Type="http://schemas.openxmlformats.org/officeDocument/2006/relationships/image" Target="media/image43.png"/><Relationship Id="rId91" Type="http://schemas.openxmlformats.org/officeDocument/2006/relationships/hyperlink" Target="https://public.tableau.com/app/profile/parisa.azimivahdat/viz/Assignment-Dashboard_16764068773900/Dashboard4?publish=yes" TargetMode="External"/><Relationship Id="rId9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3.png"/><Relationship Id="rId28" Type="http://schemas.openxmlformats.org/officeDocument/2006/relationships/image" Target="media/image15.jpeg"/><Relationship Id="rId36" Type="http://schemas.openxmlformats.org/officeDocument/2006/relationships/hyperlink" Target="https://www.techtarget.com/whatis/definition/Confidentiality-integrity-and-availability-CIA" TargetMode="External"/><Relationship Id="rId49" Type="http://schemas.openxmlformats.org/officeDocument/2006/relationships/image" Target="media/image24.png"/><Relationship Id="rId57" Type="http://schemas.openxmlformats.org/officeDocument/2006/relationships/image" Target="media/image28.png"/><Relationship Id="rId10" Type="http://schemas.openxmlformats.org/officeDocument/2006/relationships/image" Target="media/image4.png"/><Relationship Id="rId31" Type="http://schemas.openxmlformats.org/officeDocument/2006/relationships/image" Target="media/image150.jpeg"/><Relationship Id="rId44" Type="http://schemas.openxmlformats.org/officeDocument/2006/relationships/image" Target="media/image20.png"/><Relationship Id="rId52" Type="http://schemas.openxmlformats.org/officeDocument/2006/relationships/customXml" Target="ink/ink3.xml"/><Relationship Id="rId60" Type="http://schemas.openxmlformats.org/officeDocument/2006/relationships/image" Target="media/image290.png"/><Relationship Id="rId65" Type="http://schemas.openxmlformats.org/officeDocument/2006/relationships/image" Target="media/image310.png"/><Relationship Id="rId73" Type="http://schemas.openxmlformats.org/officeDocument/2006/relationships/image" Target="media/image37.png"/><Relationship Id="rId78" Type="http://schemas.openxmlformats.org/officeDocument/2006/relationships/image" Target="media/image370.png"/><Relationship Id="rId81" Type="http://schemas.openxmlformats.org/officeDocument/2006/relationships/image" Target="media/image40.png"/><Relationship Id="rId86" Type="http://schemas.openxmlformats.org/officeDocument/2006/relationships/hyperlink" Target="https://teams.microsoft.com/_" TargetMode="External"/><Relationship Id="rId9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svg"/><Relationship Id="rId13" Type="http://schemas.openxmlformats.org/officeDocument/2006/relationships/image" Target="media/image7.svg"/><Relationship Id="rId18" Type="http://schemas.openxmlformats.org/officeDocument/2006/relationships/hyperlink" Target="https://bookdown.org/curleyjp0/psy317l_guides5/introduction-to-data-carpentry.html" TargetMode="External"/><Relationship Id="rId39" Type="http://schemas.openxmlformats.org/officeDocument/2006/relationships/hyperlink" Target="https://www.techtarget.com/whatis/definition/Confidentiality-integrity-and-availability-CIA" TargetMode="External"/><Relationship Id="rId34" Type="http://schemas.openxmlformats.org/officeDocument/2006/relationships/image" Target="media/image170.png"/><Relationship Id="rId50" Type="http://schemas.openxmlformats.org/officeDocument/2006/relationships/customXml" Target="ink/ink2.xml"/><Relationship Id="rId55" Type="http://schemas.openxmlformats.org/officeDocument/2006/relationships/customXml" Target="ink/ink4.xml"/><Relationship Id="rId76" Type="http://schemas.openxmlformats.org/officeDocument/2006/relationships/image" Target="media/image350.png"/><Relationship Id="rId97" Type="http://schemas.openxmlformats.org/officeDocument/2006/relationships/glossaryDocument" Target="glossary/document.xml"/><Relationship Id="rId7" Type="http://schemas.openxmlformats.org/officeDocument/2006/relationships/image" Target="media/image1.png"/><Relationship Id="rId71" Type="http://schemas.openxmlformats.org/officeDocument/2006/relationships/image" Target="media/image35.png"/><Relationship Id="rId92" Type="http://schemas.openxmlformats.org/officeDocument/2006/relationships/header" Target="header1.xml"/><Relationship Id="rId2" Type="http://schemas.openxmlformats.org/officeDocument/2006/relationships/styles" Target="styles.xml"/><Relationship Id="rId29" Type="http://schemas.openxmlformats.org/officeDocument/2006/relationships/image" Target="media/image16.gif"/><Relationship Id="rId24" Type="http://schemas.openxmlformats.org/officeDocument/2006/relationships/image" Target="media/image130.png"/><Relationship Id="rId40" Type="http://schemas.openxmlformats.org/officeDocument/2006/relationships/hyperlink" Target="https://www.pcidssguide.com/cloud-security-controls-what-you-need-to-know/" TargetMode="External"/><Relationship Id="rId45" Type="http://schemas.openxmlformats.org/officeDocument/2006/relationships/customXml" Target="ink/ink1.xml"/><Relationship Id="rId66" Type="http://schemas.openxmlformats.org/officeDocument/2006/relationships/image" Target="media/image320.png"/><Relationship Id="rId87" Type="http://schemas.openxmlformats.org/officeDocument/2006/relationships/image" Target="media/image42.png"/><Relationship Id="rId61" Type="http://schemas.openxmlformats.org/officeDocument/2006/relationships/image" Target="media/image30.png"/><Relationship Id="rId82" Type="http://schemas.openxmlformats.org/officeDocument/2006/relationships/image" Target="media/image41.png"/><Relationship Id="rId19" Type="http://schemas.openxmlformats.org/officeDocument/2006/relationships/image" Target="media/image12.jpeg"/><Relationship Id="rId14" Type="http://schemas.openxmlformats.org/officeDocument/2006/relationships/image" Target="media/image8.jpeg"/><Relationship Id="rId30" Type="http://schemas.openxmlformats.org/officeDocument/2006/relationships/hyperlink" Target="https://www.geeksforgeeks.org/difference-between-algorithm-and-flowchart/" TargetMode="External"/><Relationship Id="rId35" Type="http://schemas.openxmlformats.org/officeDocument/2006/relationships/hyperlink" Target="C://Users/User/OneDrive%20-%20Just%20IT/Documents/BOOTCAMP/WEEK%201-Data%20Structures/LESSONS/Defending%20Against%20Phishing%20&amp;%20Social%20Engineering%20Attacks.pdf" TargetMode="External"/><Relationship Id="rId56" Type="http://schemas.openxmlformats.org/officeDocument/2006/relationships/hyperlink" Target="https://justit831.sharepoint.com/:x:/r/sites/SkillsBootCamp-SoftwareDeveloper21-22/_layouts/15/Doc.aspx?sourcedoc=%7B816A9972-062E-462E-B6D1-318E15594875%7D&amp;file=Supplier%20sheet.xlsx&amp;action=default&amp;mobileredirect=true" TargetMode="External"/><Relationship Id="rId77" Type="http://schemas.openxmlformats.org/officeDocument/2006/relationships/image" Target="media/image360.png"/><Relationship Id="rId8" Type="http://schemas.openxmlformats.org/officeDocument/2006/relationships/image" Target="media/image2.png"/><Relationship Id="rId51" Type="http://schemas.openxmlformats.org/officeDocument/2006/relationships/image" Target="media/image25.png"/><Relationship Id="rId72" Type="http://schemas.openxmlformats.org/officeDocument/2006/relationships/image" Target="media/image36.png"/><Relationship Id="rId93" Type="http://schemas.openxmlformats.org/officeDocument/2006/relationships/header" Target="header2.xml"/><Relationship Id="rId98" Type="http://schemas.openxmlformats.org/officeDocument/2006/relationships/theme" Target="theme/theme1.xml"/></Relationships>
</file>

<file path=word/_rels/header2.xml.rels><?xml version="1.0" encoding="UTF-8" standalone="yes"?>
<Relationships xmlns="http://schemas.openxmlformats.org/package/2006/relationships"><Relationship Id="rId8" Type="http://schemas.openxmlformats.org/officeDocument/2006/relationships/image" Target="media/image53.png"/><Relationship Id="rId3" Type="http://schemas.openxmlformats.org/officeDocument/2006/relationships/image" Target="media/image48.png"/><Relationship Id="rId7" Type="http://schemas.openxmlformats.org/officeDocument/2006/relationships/image" Target="media/image52.png"/><Relationship Id="rId2" Type="http://schemas.openxmlformats.org/officeDocument/2006/relationships/image" Target="media/image47.svg"/><Relationship Id="rId1" Type="http://schemas.openxmlformats.org/officeDocument/2006/relationships/image" Target="media/image46.png"/><Relationship Id="rId6" Type="http://schemas.openxmlformats.org/officeDocument/2006/relationships/image" Target="media/image51.svg"/><Relationship Id="rId5" Type="http://schemas.openxmlformats.org/officeDocument/2006/relationships/image" Target="media/image50.png"/><Relationship Id="rId4" Type="http://schemas.openxmlformats.org/officeDocument/2006/relationships/image" Target="media/image49.svg"/><Relationship Id="rId9" Type="http://schemas.openxmlformats.org/officeDocument/2006/relationships/image" Target="media/image5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4AC9FA257D548CEB58E890065FBF7AF"/>
        <w:category>
          <w:name w:val="General"/>
          <w:gallery w:val="placeholder"/>
        </w:category>
        <w:types>
          <w:type w:val="bbPlcHdr"/>
        </w:types>
        <w:behaviors>
          <w:behavior w:val="content"/>
        </w:behaviors>
        <w:guid w:val="{5A5C2171-A2CF-4D99-A0E7-1EEA3BB62F31}"/>
      </w:docPartPr>
      <w:docPartBody>
        <w:p w:rsidR="00593408" w:rsidRDefault="008D2D10">
          <w:pPr>
            <w:pStyle w:val="84AC9FA257D548CEB58E890065FBF7AF"/>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DD6"/>
    <w:rsid w:val="00020F95"/>
    <w:rsid w:val="00022347"/>
    <w:rsid w:val="000D64A6"/>
    <w:rsid w:val="000E2729"/>
    <w:rsid w:val="00125413"/>
    <w:rsid w:val="001A4692"/>
    <w:rsid w:val="0020682B"/>
    <w:rsid w:val="00312E11"/>
    <w:rsid w:val="00385749"/>
    <w:rsid w:val="00405DD6"/>
    <w:rsid w:val="0043761D"/>
    <w:rsid w:val="00593408"/>
    <w:rsid w:val="005A0C5F"/>
    <w:rsid w:val="008D2D10"/>
    <w:rsid w:val="00971378"/>
    <w:rsid w:val="00980FE2"/>
    <w:rsid w:val="00BB5951"/>
    <w:rsid w:val="00CD051C"/>
    <w:rsid w:val="00CF46A3"/>
    <w:rsid w:val="00F568EE"/>
    <w:rsid w:val="00FE69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AC9FA257D548CEB58E890065FBF7AF">
    <w:name w:val="84AC9FA257D548CEB58E890065FBF7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5T14:09:00.121"/>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5T14:09:05.747"/>
    </inkml:context>
    <inkml:brush xml:id="br0">
      <inkml:brushProperty name="width" value="0.05" units="cm"/>
      <inkml:brushProperty name="height" value="0.05" units="cm"/>
      <inkml:brushProperty name="color" value="#E71224"/>
    </inkml:brush>
  </inkml:definitions>
  <inkml:trace contextRef="#ctx0" brushRef="#br0">0 4 24575,'43'-1'0,"-27"0"0,1 0 0,-1 1 0,1 1 0,-1 1 0,19 4 0,-32-5 0,1 0 0,-1 1 0,1 0 0,-1 0 0,0 0 0,0 0 0,0 1 0,6 5 0,-7-6 0,0 0 0,0 0 0,1 0 0,-1 0 0,1 0 0,-1 0 0,1-1 0,0 1 0,0-1 0,-1 0 0,1 0 0,0 0 0,0 0 0,0 0 0,4 0 0,241 0 0,-116-3 0,474 2 0,-597-1 0,0 0 0,0-1 0,0 1 0,-1-2 0,11-3 0,-11 3 0,1 0 0,0 1 0,0 0 0,1 1 0,9-1 0,31 3-1365,-39-1-5461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5T14:08:56.897"/>
    </inkml:context>
    <inkml:brush xml:id="br0">
      <inkml:brushProperty name="width" value="0.05" units="cm"/>
      <inkml:brushProperty name="height" value="0.05" units="cm"/>
      <inkml:brushProperty name="color" value="#E71224"/>
    </inkml:brush>
  </inkml:definitions>
  <inkml:trace contextRef="#ctx0" brushRef="#br0">94 423 24575,'-23'-19'0,"20"17"0,-1 0 0,1-1 0,0 0 0,0 1 0,0-1 0,0 0 0,1-1 0,-1 1 0,1 0 0,0-1 0,0 1 0,-3-8 0,-2-9 0,2 8 0,1 1 0,1 0 0,0-1 0,1 1 0,0-1 0,0 0 0,1-13 0,0-12 0,0 26 0,0 0 0,1 0 0,0 0 0,1 1 0,0-1 0,4-11 0,-2 16 0,1 0 0,0 0 0,0 1 0,0 0 0,1 0 0,0 0 0,0 0 0,0 1 0,1 0 0,-1 0 0,10-4 0,14-13 0,-25 18 0,1 0 0,-1 0 0,1 1 0,0 0 0,0 0 0,0 0 0,0 0 0,0 1 0,0 0 0,0 0 0,11-1 0,65 4 0,-36 0 0,-34-1 0,-1-1 0,1 1 0,0 1 0,-1 0 0,0 0 0,1 1 0,11 4 0,-19-5 0,0-1 0,1 1 0,-1 0 0,0 0 0,1 0 0,-1 0 0,0 0 0,-1 1 0,1-1 0,0 1 0,-1 0 0,1-1 0,-1 1 0,0 1 0,0-1 0,0 0 0,0 0 0,-1 1 0,1-1 0,-1 1 0,0-1 0,0 1 0,0 5 0,2 15 0,3 33 0,-2 0 0,-5 73 0,1-126 0,-1-1 0,1 1 0,-1-1 0,0 1 0,0-1 0,0 1 0,0-1 0,0 1 0,-1-1 0,0 0 0,0 0 0,1 0 0,-2 0 0,1 0 0,0 0 0,-1 0 0,1-1 0,-1 1 0,0-1 0,0 0 0,0 0 0,0 0 0,-6 3 0,0-2 0,1 0 0,-1-1 0,-1 0 0,1 0 0,0-1 0,0 0 0,0 0 0,-11-2 0,-176 0-1365,183 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5T14:21:16.494"/>
    </inkml:context>
    <inkml:brush xml:id="br0">
      <inkml:brushProperty name="width" value="0.05" units="cm"/>
      <inkml:brushProperty name="height" value="0.05" units="cm"/>
      <inkml:brushProperty name="color" value="#E71224"/>
    </inkml:brush>
  </inkml:definitions>
  <inkml:trace contextRef="#ctx0" brushRef="#br0">1 0 24575</inkml:trace>
</inkml:ink>
</file>

<file path=word/theme/_rels/theme1.xml.rels><?xml version="1.0" encoding="UTF-8" standalone="yes"?>
<Relationships xmlns="http://schemas.openxmlformats.org/package/2006/relationships"><Relationship Id="rId1" Type="http://schemas.openxmlformats.org/officeDocument/2006/relationships/image" Target="../media/image52.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(graphic design)</Template>
  <TotalTime>35</TotalTime>
  <Pages>28</Pages>
  <Words>922</Words>
  <Characters>5257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Parisa Azimivahdat</cp:lastModifiedBy>
  <cp:revision>12</cp:revision>
  <dcterms:created xsi:type="dcterms:W3CDTF">2023-02-15T16:07:00Z</dcterms:created>
  <dcterms:modified xsi:type="dcterms:W3CDTF">2023-02-16T14:14:00Z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715bf61e579b91fe6f1e6182ac2fe7c6d15f708d0a4981fa05f1b2670f564e61</vt:lpwstr>
  </property>
</Properties>
</file>